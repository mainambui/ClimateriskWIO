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D7C27" w14:textId="7BEA2096" w:rsidR="00977AC1" w:rsidRPr="00041D87" w:rsidRDefault="00003E9E" w:rsidP="00183C21">
      <w:pPr>
        <w:pStyle w:val="NormalWeb"/>
        <w:spacing w:before="0" w:beforeAutospacing="0" w:after="0" w:afterAutospacing="0" w:line="360" w:lineRule="auto"/>
        <w:rPr>
          <w:rFonts w:eastAsia="Tahoma"/>
          <w:b/>
          <w:lang w:val="en" w:eastAsia="en-AU"/>
        </w:rPr>
      </w:pPr>
      <w:r w:rsidRPr="00041D87">
        <w:rPr>
          <w:rFonts w:eastAsia="Tahoma"/>
          <w:b/>
          <w:lang w:val="en" w:eastAsia="en-AU"/>
        </w:rPr>
        <w:t xml:space="preserve">Title: </w:t>
      </w:r>
      <w:r w:rsidR="00352605">
        <w:rPr>
          <w:b/>
          <w:bCs/>
          <w:color w:val="000000"/>
          <w:lang w:val="en-AU"/>
        </w:rPr>
        <w:t>Rising</w:t>
      </w:r>
      <w:r w:rsidR="003F4BE9" w:rsidRPr="00041D87">
        <w:rPr>
          <w:b/>
          <w:bCs/>
          <w:color w:val="000000"/>
          <w:lang w:val="en-AU"/>
        </w:rPr>
        <w:t xml:space="preserve"> climate risk and loss and damage to </w:t>
      </w:r>
      <w:r w:rsidR="00352605">
        <w:rPr>
          <w:b/>
          <w:bCs/>
          <w:color w:val="000000"/>
          <w:lang w:val="en-AU"/>
        </w:rPr>
        <w:t xml:space="preserve">coastal subsistence </w:t>
      </w:r>
      <w:r w:rsidR="00F33531">
        <w:rPr>
          <w:b/>
          <w:bCs/>
          <w:color w:val="000000"/>
          <w:lang w:val="en-AU"/>
        </w:rPr>
        <w:t>livelihood</w:t>
      </w:r>
      <w:r w:rsidR="00BB4FD2">
        <w:rPr>
          <w:b/>
          <w:bCs/>
          <w:color w:val="000000"/>
          <w:lang w:val="en-AU"/>
        </w:rPr>
        <w:t>s</w:t>
      </w:r>
    </w:p>
    <w:p w14:paraId="58D0A115" w14:textId="77777777" w:rsidR="00010327" w:rsidRPr="000A0F64" w:rsidRDefault="00010327"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rPr>
      </w:pPr>
    </w:p>
    <w:p w14:paraId="56C09651" w14:textId="77777777" w:rsidR="00CB32A8" w:rsidRPr="000A0F64" w:rsidRDefault="00003E9E"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rPr>
      </w:pPr>
      <w:r w:rsidRPr="000A0F64">
        <w:rPr>
          <w:rFonts w:eastAsia="Tahoma" w:cs="Times New Roman"/>
          <w:bCs/>
        </w:rPr>
        <w:t>Timelines</w:t>
      </w:r>
      <w:r w:rsidR="002B2AF5" w:rsidRPr="000A0F64">
        <w:rPr>
          <w:rFonts w:eastAsia="Tahoma" w:cs="Times New Roman"/>
          <w:bCs/>
        </w:rPr>
        <w:t>: Jan-April</w:t>
      </w:r>
    </w:p>
    <w:p w14:paraId="35538CA6" w14:textId="77777777" w:rsidR="00AB01A9" w:rsidRPr="000A0F64" w:rsidRDefault="00AB01A9"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rPr>
      </w:pPr>
      <w:r w:rsidRPr="000A0F64">
        <w:rPr>
          <w:rFonts w:eastAsia="Tahoma" w:cs="Times New Roman"/>
          <w:b/>
        </w:rPr>
        <w:t>Journal: Nature Climate Change</w:t>
      </w:r>
    </w:p>
    <w:p w14:paraId="6147935F" w14:textId="77777777" w:rsidR="00CB32A8" w:rsidRPr="000A0F64" w:rsidRDefault="00003E9E"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rPr>
      </w:pPr>
      <w:r w:rsidRPr="000A0F64">
        <w:rPr>
          <w:rFonts w:eastAsia="Tahoma" w:cs="Times New Roman"/>
          <w:b/>
        </w:rPr>
        <w:t>Draft</w:t>
      </w:r>
      <w:r w:rsidR="002B2AF5" w:rsidRPr="000A0F64">
        <w:rPr>
          <w:rFonts w:eastAsia="Tahoma" w:cs="Times New Roman"/>
          <w:b/>
        </w:rPr>
        <w:t xml:space="preserve"> 1</w:t>
      </w:r>
      <w:r w:rsidRPr="000A0F64">
        <w:rPr>
          <w:rFonts w:eastAsia="Tahoma" w:cs="Times New Roman"/>
          <w:b/>
        </w:rPr>
        <w:t xml:space="preserve"> complete by </w:t>
      </w:r>
      <w:r w:rsidR="002B2AF5" w:rsidRPr="000A0F64">
        <w:rPr>
          <w:rFonts w:eastAsia="Tahoma" w:cs="Times New Roman"/>
          <w:b/>
          <w:highlight w:val="yellow"/>
        </w:rPr>
        <w:t>30 Mar 2023</w:t>
      </w:r>
    </w:p>
    <w:p w14:paraId="11ED7FE7" w14:textId="77777777" w:rsidR="00CB32A8" w:rsidRPr="000A0F64" w:rsidRDefault="00003E9E"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rPr>
      </w:pPr>
      <w:r w:rsidRPr="000A0F64">
        <w:rPr>
          <w:rFonts w:eastAsia="Tahoma" w:cs="Times New Roman"/>
          <w:b/>
        </w:rPr>
        <w:t xml:space="preserve">Submission </w:t>
      </w:r>
      <w:r w:rsidR="002B2AF5" w:rsidRPr="000A0F64">
        <w:rPr>
          <w:rFonts w:eastAsia="Tahoma" w:cs="Times New Roman"/>
          <w:b/>
        </w:rPr>
        <w:t>April 2023</w:t>
      </w:r>
    </w:p>
    <w:p w14:paraId="5F5072F8" w14:textId="77777777" w:rsidR="00CB32A8" w:rsidRPr="000A0F64" w:rsidRDefault="00CB32A8"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rPr>
      </w:pPr>
    </w:p>
    <w:p w14:paraId="2C577AD2" w14:textId="77777777" w:rsidR="002B2AF5" w:rsidRPr="000A0F64" w:rsidRDefault="00003E9E" w:rsidP="00183C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ahoma" w:cs="Times New Roman"/>
          <w:b/>
        </w:rPr>
      </w:pPr>
      <w:r w:rsidRPr="000A0F64">
        <w:rPr>
          <w:rFonts w:eastAsia="Tahoma" w:cs="Times New Roman"/>
          <w:b/>
        </w:rPr>
        <w:t xml:space="preserve">Goal: </w:t>
      </w:r>
      <w:r w:rsidRPr="000A0F64">
        <w:rPr>
          <w:rFonts w:eastAsia="Tahoma" w:cs="Times New Roman"/>
          <w:bCs/>
        </w:rPr>
        <w:t xml:space="preserve">to </w:t>
      </w:r>
      <w:r w:rsidR="002B2AF5" w:rsidRPr="000A0F64">
        <w:rPr>
          <w:rFonts w:eastAsia="Tahoma" w:cs="Times New Roman"/>
          <w:bCs/>
        </w:rPr>
        <w:t xml:space="preserve">assess </w:t>
      </w:r>
      <w:r w:rsidRPr="000A0F64">
        <w:rPr>
          <w:rFonts w:eastAsia="Tahoma" w:cs="Times New Roman"/>
          <w:bCs/>
        </w:rPr>
        <w:t>climate risk</w:t>
      </w:r>
      <w:r w:rsidR="002B2AF5" w:rsidRPr="000A0F64">
        <w:rPr>
          <w:rFonts w:eastAsia="Tahoma" w:cs="Times New Roman"/>
          <w:bCs/>
        </w:rPr>
        <w:t xml:space="preserve"> and estimate adaptation gaps and potential damage and loss for </w:t>
      </w:r>
      <w:r w:rsidR="00CC6BDE" w:rsidRPr="000A0F64">
        <w:rPr>
          <w:rFonts w:eastAsia="Tahoma" w:cs="Times New Roman"/>
          <w:bCs/>
        </w:rPr>
        <w:t>subsistence-oriented</w:t>
      </w:r>
      <w:r w:rsidR="00977AC1" w:rsidRPr="000A0F64">
        <w:rPr>
          <w:rFonts w:eastAsia="Tahoma" w:cs="Times New Roman"/>
          <w:bCs/>
        </w:rPr>
        <w:t xml:space="preserve"> </w:t>
      </w:r>
      <w:commentRangeStart w:id="0"/>
      <w:commentRangeStart w:id="1"/>
      <w:r w:rsidR="00977AC1" w:rsidRPr="000A0F64">
        <w:rPr>
          <w:rFonts w:eastAsia="Tahoma" w:cs="Times New Roman"/>
          <w:bCs/>
          <w:highlight w:val="yellow"/>
        </w:rPr>
        <w:t>households</w:t>
      </w:r>
      <w:r w:rsidR="00977AC1" w:rsidRPr="000A0F64">
        <w:rPr>
          <w:rFonts w:eastAsia="Tahoma" w:cs="Times New Roman"/>
          <w:bCs/>
        </w:rPr>
        <w:t xml:space="preserve"> </w:t>
      </w:r>
      <w:commentRangeEnd w:id="0"/>
      <w:r w:rsidR="00F32187" w:rsidRPr="000A0F64">
        <w:rPr>
          <w:rStyle w:val="CommentReference"/>
          <w:rFonts w:cs="Times New Roman"/>
          <w:sz w:val="22"/>
          <w:szCs w:val="22"/>
        </w:rPr>
        <w:commentReference w:id="0"/>
      </w:r>
      <w:commentRangeEnd w:id="1"/>
      <w:r w:rsidR="00697F52" w:rsidRPr="000A0F64">
        <w:rPr>
          <w:rStyle w:val="CommentReference"/>
          <w:rFonts w:cs="Times New Roman"/>
          <w:sz w:val="22"/>
          <w:szCs w:val="22"/>
        </w:rPr>
        <w:commentReference w:id="1"/>
      </w:r>
      <w:r w:rsidR="00977AC1" w:rsidRPr="000A0F64">
        <w:rPr>
          <w:rFonts w:eastAsia="Tahoma" w:cs="Times New Roman"/>
          <w:bCs/>
        </w:rPr>
        <w:t xml:space="preserve">and </w:t>
      </w:r>
      <w:r w:rsidR="002B2AF5" w:rsidRPr="000A0F64">
        <w:rPr>
          <w:rFonts w:eastAsia="Tahoma" w:cs="Times New Roman"/>
          <w:bCs/>
        </w:rPr>
        <w:t>coastal communities in the WIO</w:t>
      </w:r>
    </w:p>
    <w:p w14:paraId="330FA541" w14:textId="77777777" w:rsidR="00A05269" w:rsidRPr="000A0F64" w:rsidRDefault="00A05269" w:rsidP="00183C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ahoma" w:cs="Times New Roman"/>
          <w:b/>
        </w:rPr>
      </w:pPr>
    </w:p>
    <w:p w14:paraId="7A4375B8" w14:textId="77777777" w:rsidR="00A05269" w:rsidRPr="000A0F64" w:rsidRDefault="00A05269" w:rsidP="00183C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ahoma" w:cs="Times New Roman"/>
          <w:b/>
        </w:rPr>
      </w:pPr>
      <w:r w:rsidRPr="000A0F64">
        <w:rPr>
          <w:rFonts w:eastAsia="Tahoma" w:cs="Times New Roman"/>
          <w:b/>
        </w:rPr>
        <w:t>Objectives:</w:t>
      </w:r>
    </w:p>
    <w:p w14:paraId="0907FC26" w14:textId="77777777" w:rsidR="00A05269" w:rsidRPr="000A0F64" w:rsidRDefault="00A05269" w:rsidP="00183C21">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ahoma" w:cs="Times New Roman"/>
          <w:bCs/>
        </w:rPr>
      </w:pPr>
      <w:r w:rsidRPr="000A0F64">
        <w:rPr>
          <w:rFonts w:eastAsia="Tahoma" w:cs="Times New Roman"/>
          <w:bCs/>
        </w:rPr>
        <w:t>To estimate climate risk for subsistence</w:t>
      </w:r>
      <w:r w:rsidR="00D02828" w:rsidRPr="000A0F64">
        <w:rPr>
          <w:rFonts w:eastAsia="Tahoma" w:cs="Times New Roman"/>
          <w:bCs/>
        </w:rPr>
        <w:t>-oriented households/communities in the WIO</w:t>
      </w:r>
    </w:p>
    <w:p w14:paraId="2B2F332D" w14:textId="77777777" w:rsidR="00FC6005" w:rsidRPr="000A0F64" w:rsidRDefault="00D02828" w:rsidP="00183C21">
      <w:pPr>
        <w:pStyle w:val="ListParagraph"/>
        <w:numPr>
          <w:ilvl w:val="0"/>
          <w:numId w:val="14"/>
        </w:numPr>
        <w:pBdr>
          <w:top w:val="none" w:sz="0" w:space="0" w:color="D9D9E3"/>
          <w:left w:val="none" w:sz="0" w:space="0" w:color="D9D9E3"/>
          <w:bottom w:val="none" w:sz="0" w:space="0" w:color="D9D9E3"/>
          <w:right w:val="none" w:sz="0" w:space="0" w:color="D9D9E3"/>
          <w:between w:val="none" w:sz="0" w:space="0" w:color="D9D9E3"/>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ahoma" w:cs="Times New Roman"/>
          <w:b/>
        </w:rPr>
      </w:pPr>
      <w:commentRangeStart w:id="2"/>
      <w:commentRangeStart w:id="3"/>
      <w:r w:rsidRPr="000A0F64">
        <w:rPr>
          <w:rFonts w:eastAsia="Tahoma" w:cs="Times New Roman"/>
          <w:bCs/>
        </w:rPr>
        <w:t>Map damage and loss</w:t>
      </w:r>
      <w:commentRangeEnd w:id="2"/>
      <w:r w:rsidR="00F32187" w:rsidRPr="000A0F64">
        <w:rPr>
          <w:rStyle w:val="CommentReference"/>
          <w:rFonts w:cs="Times New Roman"/>
          <w:sz w:val="22"/>
          <w:szCs w:val="22"/>
        </w:rPr>
        <w:commentReference w:id="2"/>
      </w:r>
      <w:commentRangeEnd w:id="3"/>
      <w:r w:rsidR="00E16890" w:rsidRPr="000A0F64">
        <w:rPr>
          <w:rStyle w:val="CommentReference"/>
          <w:rFonts w:cs="Times New Roman"/>
          <w:sz w:val="22"/>
          <w:szCs w:val="22"/>
        </w:rPr>
        <w:commentReference w:id="3"/>
      </w:r>
      <w:r w:rsidR="009B7550" w:rsidRPr="000A0F64">
        <w:rPr>
          <w:rFonts w:eastAsia="Tahoma" w:cs="Times New Roman"/>
          <w:bCs/>
        </w:rPr>
        <w:t xml:space="preserve"> (Estimate the residual risk as a function of adaptation gap and present/future risk)</w:t>
      </w:r>
    </w:p>
    <w:p w14:paraId="3C9031E0" w14:textId="77777777" w:rsidR="00F06B64" w:rsidRPr="000A0F64" w:rsidRDefault="00F06B64" w:rsidP="00F06B64">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ahoma" w:cs="Times New Roman"/>
          <w:bCs/>
        </w:rPr>
      </w:pPr>
      <w:r w:rsidRPr="000A0F64">
        <w:rPr>
          <w:rFonts w:eastAsia="Tahoma" w:cs="Times New Roman"/>
          <w:bCs/>
        </w:rPr>
        <w:t>To evaluate the adaptative capacity and opportunities for scaling up adaptation and transformative pathways</w:t>
      </w:r>
    </w:p>
    <w:p w14:paraId="4CCB0F27" w14:textId="77777777" w:rsidR="007149D4" w:rsidRPr="000A0F64" w:rsidRDefault="007149D4" w:rsidP="00183C21">
      <w:pPr>
        <w:pBdr>
          <w:top w:val="none" w:sz="0" w:space="0" w:color="D9D9E3"/>
          <w:left w:val="none" w:sz="0" w:space="0" w:color="D9D9E3"/>
          <w:bottom w:val="none" w:sz="0" w:space="0" w:color="D9D9E3"/>
          <w:right w:val="none" w:sz="0" w:space="0" w:color="D9D9E3"/>
          <w:between w:val="none" w:sz="0" w:space="0" w:color="D9D9E3"/>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ahoma" w:cs="Times New Roman"/>
          <w:b/>
        </w:rPr>
      </w:pPr>
    </w:p>
    <w:p w14:paraId="251121C9" w14:textId="77777777" w:rsidR="00FC6005" w:rsidRPr="000A0F64" w:rsidRDefault="00FC6005" w:rsidP="00183C21">
      <w:pPr>
        <w:pBdr>
          <w:top w:val="none" w:sz="0" w:space="0" w:color="D9D9E3"/>
          <w:left w:val="none" w:sz="0" w:space="0" w:color="D9D9E3"/>
          <w:bottom w:val="none" w:sz="0" w:space="0" w:color="D9D9E3"/>
          <w:right w:val="none" w:sz="0" w:space="0" w:color="D9D9E3"/>
          <w:between w:val="none" w:sz="0" w:space="0" w:color="D9D9E3"/>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ahoma" w:cs="Times New Roman"/>
          <w:b/>
        </w:rPr>
      </w:pPr>
      <w:r w:rsidRPr="000A0F64">
        <w:rPr>
          <w:rFonts w:eastAsia="Tahoma" w:cs="Times New Roman"/>
          <w:b/>
        </w:rPr>
        <w:t>Abstract</w:t>
      </w:r>
    </w:p>
    <w:p w14:paraId="18CA1E31" w14:textId="77777777" w:rsidR="001A64EC" w:rsidRPr="000A0F64" w:rsidRDefault="001A64EC" w:rsidP="00183C21">
      <w:pPr>
        <w:pBdr>
          <w:top w:val="none" w:sz="0" w:space="0" w:color="D9D9E3"/>
          <w:left w:val="none" w:sz="0" w:space="0" w:color="D9D9E3"/>
          <w:bottom w:val="none" w:sz="0" w:space="0" w:color="D9D9E3"/>
          <w:right w:val="none" w:sz="0" w:space="0" w:color="D9D9E3"/>
          <w:between w:val="none" w:sz="0" w:space="0" w:color="D9D9E3"/>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ahoma" w:cs="Times New Roman"/>
          <w:b/>
        </w:rPr>
      </w:pPr>
    </w:p>
    <w:p w14:paraId="7E938E89" w14:textId="77777777" w:rsidR="001A64EC" w:rsidRPr="000A0F64" w:rsidRDefault="001A64EC" w:rsidP="00183C21">
      <w:pPr>
        <w:pBdr>
          <w:top w:val="none" w:sz="0" w:space="0" w:color="D9D9E3"/>
          <w:left w:val="none" w:sz="0" w:space="0" w:color="D9D9E3"/>
          <w:bottom w:val="none" w:sz="0" w:space="0" w:color="D9D9E3"/>
          <w:right w:val="none" w:sz="0" w:space="0" w:color="D9D9E3"/>
          <w:between w:val="none" w:sz="0" w:space="0" w:color="D9D9E3"/>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ahoma" w:cs="Times New Roman"/>
          <w:b/>
        </w:rPr>
      </w:pPr>
    </w:p>
    <w:p w14:paraId="35A30984" w14:textId="77777777" w:rsidR="001A64EC" w:rsidRPr="000A0F64" w:rsidRDefault="001A64EC" w:rsidP="00183C21">
      <w:pPr>
        <w:pBdr>
          <w:top w:val="none" w:sz="0" w:space="0" w:color="D9D9E3"/>
          <w:left w:val="none" w:sz="0" w:space="0" w:color="D9D9E3"/>
          <w:bottom w:val="none" w:sz="0" w:space="0" w:color="D9D9E3"/>
          <w:right w:val="none" w:sz="0" w:space="0" w:color="D9D9E3"/>
          <w:between w:val="none" w:sz="0" w:space="0" w:color="D9D9E3"/>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ahoma" w:cs="Times New Roman"/>
          <w:b/>
        </w:rPr>
      </w:pPr>
    </w:p>
    <w:p w14:paraId="47ABC284" w14:textId="77777777" w:rsidR="004D24BB" w:rsidRPr="000A0F64" w:rsidRDefault="004D24BB" w:rsidP="003A41E8">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rPr>
      </w:pPr>
      <w:r w:rsidRPr="000A0F64">
        <w:rPr>
          <w:rFonts w:eastAsia="Tahoma" w:cs="Times New Roman"/>
          <w:b/>
        </w:rPr>
        <w:br w:type="page"/>
      </w:r>
    </w:p>
    <w:p w14:paraId="459772E1" w14:textId="793CAEC3" w:rsidR="00CB32A8" w:rsidRPr="003A41E8" w:rsidRDefault="00003E9E" w:rsidP="003A41E8">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rPr>
      </w:pPr>
      <w:r w:rsidRPr="003A41E8">
        <w:rPr>
          <w:rFonts w:eastAsia="Tahoma" w:cs="Times New Roman"/>
          <w:b/>
        </w:rPr>
        <w:lastRenderedPageBreak/>
        <w:t>Introduction</w:t>
      </w:r>
    </w:p>
    <w:p w14:paraId="061FCC4A" w14:textId="77777777" w:rsidR="003A41E8" w:rsidRDefault="003A41E8" w:rsidP="003A41E8">
      <w:pPr>
        <w:pStyle w:val="NormalWeb"/>
        <w:spacing w:before="0" w:beforeAutospacing="0" w:after="0" w:afterAutospacing="0" w:line="360" w:lineRule="auto"/>
        <w:rPr>
          <w:rFonts w:eastAsia="Tahoma"/>
          <w:sz w:val="22"/>
          <w:szCs w:val="22"/>
        </w:rPr>
      </w:pPr>
    </w:p>
    <w:p w14:paraId="2EA35D04" w14:textId="2B7FF5C2" w:rsidR="00466961" w:rsidRPr="003A41E8" w:rsidRDefault="00BB6359" w:rsidP="003A41E8">
      <w:pPr>
        <w:pStyle w:val="NormalWeb"/>
        <w:spacing w:before="0" w:beforeAutospacing="0" w:after="0" w:afterAutospacing="0" w:line="360" w:lineRule="auto"/>
        <w:rPr>
          <w:sz w:val="22"/>
          <w:szCs w:val="22"/>
        </w:rPr>
      </w:pPr>
      <w:r w:rsidRPr="003A41E8">
        <w:rPr>
          <w:rFonts w:eastAsia="Tahoma"/>
          <w:sz w:val="22"/>
          <w:szCs w:val="22"/>
        </w:rPr>
        <w:t>Climate change is causing damage to tropical coastal agroecological systems and compromising their ability to sustain resource-dependent livelihoods and cultures</w:t>
      </w:r>
      <w:ins w:id="4" w:author="DrEFA" w:date="2023-05-04T08:41:00Z">
        <w:r w:rsidR="00C66AED">
          <w:rPr>
            <w:rFonts w:eastAsia="Tahoma"/>
            <w:sz w:val="22"/>
            <w:szCs w:val="22"/>
          </w:rPr>
          <w:t xml:space="preserve"> </w:t>
        </w:r>
      </w:ins>
      <w:r w:rsidRPr="003A41E8">
        <w:rPr>
          <w:rFonts w:eastAsia="Tahoma"/>
          <w:sz w:val="22"/>
          <w:szCs w:val="22"/>
        </w:rPr>
        <w:t>(</w:t>
      </w:r>
      <w:proofErr w:type="spellStart"/>
      <w:ins w:id="5" w:author="DrEFA" w:date="2023-05-04T08:41:00Z">
        <w:r w:rsidR="00C66AED">
          <w:rPr>
            <w:rFonts w:eastAsia="Tahoma"/>
            <w:sz w:val="22"/>
            <w:szCs w:val="22"/>
          </w:rPr>
          <w:t>Adger</w:t>
        </w:r>
        <w:proofErr w:type="spellEnd"/>
        <w:r w:rsidR="00C66AED">
          <w:rPr>
            <w:rFonts w:eastAsia="Tahoma"/>
            <w:sz w:val="22"/>
            <w:szCs w:val="22"/>
          </w:rPr>
          <w:t xml:space="preserve"> et al., 2012</w:t>
        </w:r>
      </w:ins>
      <w:r w:rsidRPr="003A41E8">
        <w:rPr>
          <w:rFonts w:eastAsia="Tahoma"/>
          <w:sz w:val="22"/>
          <w:szCs w:val="22"/>
        </w:rPr>
        <w:t xml:space="preserve">). While efforts have been made to quantify and manage climate risks, </w:t>
      </w:r>
      <w:r w:rsidRPr="003A41E8">
        <w:rPr>
          <w:color w:val="000000"/>
          <w:sz w:val="22"/>
          <w:szCs w:val="22"/>
        </w:rPr>
        <w:t>it remains unclear what the future climate risks will be</w:t>
      </w:r>
      <w:r w:rsidRPr="003A41E8">
        <w:rPr>
          <w:rFonts w:eastAsia="Tahoma"/>
          <w:sz w:val="22"/>
          <w:szCs w:val="22"/>
        </w:rPr>
        <w:t xml:space="preserve"> in the most vulnerable and at-risk regions; how communities will cope with the negative impacts of climate change on </w:t>
      </w:r>
      <w:r w:rsidRPr="003A41E8">
        <w:rPr>
          <w:sz w:val="22"/>
          <w:szCs w:val="22"/>
        </w:rPr>
        <w:t>sectors supporting subsistence economies</w:t>
      </w:r>
      <w:r w:rsidRPr="003A41E8">
        <w:rPr>
          <w:rFonts w:eastAsia="Tahoma"/>
          <w:sz w:val="22"/>
          <w:szCs w:val="22"/>
        </w:rPr>
        <w:t xml:space="preserve">; and adaptation occurring in practice and its efficacy </w:t>
      </w:r>
      <w:r w:rsidRPr="003A41E8">
        <w:rPr>
          <w:rFonts w:eastAsiaTheme="minorHAnsi"/>
          <w:sz w:val="22"/>
          <w:szCs w:val="22"/>
        </w:rPr>
        <w:t>in moderating risks</w:t>
      </w:r>
      <w:r w:rsidRPr="003A41E8">
        <w:rPr>
          <w:sz w:val="22"/>
          <w:szCs w:val="22"/>
        </w:rPr>
        <w:t xml:space="preserve"> </w:t>
      </w:r>
      <w:r w:rsidRPr="003A41E8">
        <w:rPr>
          <w:rFonts w:eastAsia="Tahoma"/>
          <w:sz w:val="22"/>
          <w:szCs w:val="22"/>
        </w:rPr>
        <w:t>(</w:t>
      </w:r>
      <w:ins w:id="6" w:author="DrEFA" w:date="2023-05-12T16:30:00Z">
        <w:r w:rsidR="00B03F32">
          <w:rPr>
            <w:rFonts w:eastAsia="Tahoma"/>
            <w:sz w:val="22"/>
            <w:szCs w:val="22"/>
          </w:rPr>
          <w:t xml:space="preserve">Brown, 2018; </w:t>
        </w:r>
      </w:ins>
      <w:r w:rsidRPr="003A41E8">
        <w:rPr>
          <w:rFonts w:eastAsia="Tahoma"/>
          <w:sz w:val="22"/>
          <w:szCs w:val="22"/>
        </w:rPr>
        <w:t xml:space="preserve">Conway et al., 2019; </w:t>
      </w:r>
      <w:proofErr w:type="spellStart"/>
      <w:r w:rsidRPr="003A41E8">
        <w:rPr>
          <w:rFonts w:eastAsia="Tahoma"/>
          <w:sz w:val="22"/>
          <w:szCs w:val="22"/>
        </w:rPr>
        <w:t>Cinner</w:t>
      </w:r>
      <w:proofErr w:type="spellEnd"/>
      <w:r w:rsidRPr="003A41E8">
        <w:rPr>
          <w:rFonts w:eastAsia="Tahoma"/>
          <w:sz w:val="22"/>
          <w:szCs w:val="22"/>
        </w:rPr>
        <w:t xml:space="preserve"> et al</w:t>
      </w:r>
      <w:ins w:id="7" w:author="DrEFA" w:date="2023-05-12T16:57:00Z">
        <w:r w:rsidR="00E96683">
          <w:rPr>
            <w:rFonts w:eastAsia="Tahoma"/>
            <w:sz w:val="22"/>
            <w:szCs w:val="22"/>
          </w:rPr>
          <w:t>.,</w:t>
        </w:r>
      </w:ins>
      <w:r w:rsidRPr="003A41E8">
        <w:rPr>
          <w:rFonts w:eastAsia="Tahoma"/>
          <w:sz w:val="22"/>
          <w:szCs w:val="22"/>
        </w:rPr>
        <w:t xml:space="preserve"> </w:t>
      </w:r>
      <w:ins w:id="8" w:author="DrEFA" w:date="2023-05-12T16:57:00Z">
        <w:r w:rsidR="00E96683">
          <w:rPr>
            <w:rFonts w:eastAsia="Tahoma"/>
            <w:sz w:val="22"/>
            <w:szCs w:val="22"/>
          </w:rPr>
          <w:t>2022</w:t>
        </w:r>
      </w:ins>
      <w:r w:rsidRPr="003A41E8">
        <w:rPr>
          <w:rFonts w:eastAsia="Tahoma"/>
          <w:sz w:val="22"/>
          <w:szCs w:val="22"/>
        </w:rPr>
        <w:t>).</w:t>
      </w:r>
      <w:r w:rsidRPr="003A41E8">
        <w:rPr>
          <w:sz w:val="22"/>
          <w:szCs w:val="22"/>
        </w:rPr>
        <w:t xml:space="preserve"> Understanding climate risks at a community level</w:t>
      </w:r>
      <w:ins w:id="9" w:author="DrEFA" w:date="2023-04-27T13:25:00Z">
        <w:r w:rsidR="00FC1F8B" w:rsidRPr="003A41E8">
          <w:rPr>
            <w:sz w:val="22"/>
            <w:szCs w:val="22"/>
          </w:rPr>
          <w:t xml:space="preserve"> </w:t>
        </w:r>
      </w:ins>
      <w:r w:rsidRPr="003A41E8">
        <w:rPr>
          <w:sz w:val="22"/>
          <w:szCs w:val="22"/>
        </w:rPr>
        <w:t>is imperative for quantifying residual risks, identifying adaptation gaps, damages, and losses, and guiding efforts to reduce adverse effects on human and natural systems (</w:t>
      </w:r>
      <w:ins w:id="10" w:author="DrEFA" w:date="2023-05-04T08:41:00Z">
        <w:r w:rsidR="00C66AED">
          <w:rPr>
            <w:sz w:val="22"/>
            <w:szCs w:val="22"/>
          </w:rPr>
          <w:t>R</w:t>
        </w:r>
      </w:ins>
      <w:ins w:id="11" w:author="DrEFA" w:date="2023-05-04T08:42:00Z">
        <w:r w:rsidR="00C66AED">
          <w:rPr>
            <w:sz w:val="22"/>
            <w:szCs w:val="22"/>
          </w:rPr>
          <w:t>ising et al., 2022</w:t>
        </w:r>
      </w:ins>
      <w:r w:rsidRPr="003A41E8">
        <w:rPr>
          <w:sz w:val="22"/>
          <w:szCs w:val="22"/>
        </w:rPr>
        <w:t>).</w:t>
      </w:r>
    </w:p>
    <w:p w14:paraId="7B203B98" w14:textId="77777777" w:rsidR="003A41E8" w:rsidRDefault="003A41E8" w:rsidP="003A41E8">
      <w:pPr>
        <w:pStyle w:val="NormalWeb"/>
        <w:spacing w:before="0" w:beforeAutospacing="0" w:after="0" w:afterAutospacing="0" w:line="360" w:lineRule="auto"/>
        <w:rPr>
          <w:sz w:val="22"/>
          <w:szCs w:val="22"/>
        </w:rPr>
      </w:pPr>
    </w:p>
    <w:p w14:paraId="6628A0A8" w14:textId="05B35629" w:rsidR="00F668B7" w:rsidRPr="005E4E62" w:rsidRDefault="00F668B7" w:rsidP="00F668B7">
      <w:pPr>
        <w:autoSpaceDE w:val="0"/>
        <w:autoSpaceDN w:val="0"/>
        <w:adjustRightInd w:val="0"/>
        <w:spacing w:line="360" w:lineRule="auto"/>
        <w:rPr>
          <w:rFonts w:eastAsia="Tahoma"/>
        </w:rPr>
      </w:pPr>
      <w:r w:rsidRPr="005E4E62">
        <w:rPr>
          <w:rFonts w:eastAsia="Tahoma"/>
        </w:rPr>
        <w:t xml:space="preserve">Coastal </w:t>
      </w:r>
      <w:proofErr w:type="spellStart"/>
      <w:r w:rsidRPr="005E4E62">
        <w:rPr>
          <w:rFonts w:eastAsia="Tahoma"/>
        </w:rPr>
        <w:t>agro</w:t>
      </w:r>
      <w:proofErr w:type="spellEnd"/>
      <w:r w:rsidRPr="005E4E62">
        <w:rPr>
          <w:rFonts w:eastAsia="Tahoma"/>
        </w:rPr>
        <w:t xml:space="preserve">-ecological systems, characterized by social ecological dynamics on </w:t>
      </w:r>
      <w:r w:rsidRPr="003A41E8">
        <w:rPr>
          <w:rFonts w:eastAsia="Tahoma"/>
        </w:rPr>
        <w:t xml:space="preserve">the </w:t>
      </w:r>
      <w:r w:rsidR="001335A3">
        <w:rPr>
          <w:rFonts w:eastAsia="Tahoma"/>
        </w:rPr>
        <w:t>land-sea</w:t>
      </w:r>
      <w:r w:rsidRPr="003A41E8">
        <w:rPr>
          <w:rFonts w:eastAsia="Tahoma"/>
        </w:rPr>
        <w:t xml:space="preserve"> interphase, support millions of tropical coastal inhabitants through extraction activities</w:t>
      </w:r>
      <w:r>
        <w:rPr>
          <w:rFonts w:eastAsia="Tahoma"/>
        </w:rPr>
        <w:t xml:space="preserve"> (</w:t>
      </w:r>
      <w:r w:rsidRPr="00E96683">
        <w:rPr>
          <w:rFonts w:eastAsia="Tahoma"/>
          <w:highlight w:val="yellow"/>
        </w:rPr>
        <w:t>ref</w:t>
      </w:r>
      <w:r>
        <w:rPr>
          <w:rFonts w:eastAsia="Tahoma"/>
        </w:rPr>
        <w:t>)</w:t>
      </w:r>
      <w:r w:rsidRPr="003A41E8">
        <w:rPr>
          <w:rFonts w:eastAsia="Tahoma"/>
        </w:rPr>
        <w:t xml:space="preserve">. </w:t>
      </w:r>
      <w:r w:rsidRPr="005E4E62">
        <w:rPr>
          <w:rFonts w:eastAsia="Tahoma"/>
        </w:rPr>
        <w:t>Losses and damages</w:t>
      </w:r>
      <w:r w:rsidRPr="003A41E8">
        <w:rPr>
          <w:rFonts w:eastAsia="Tahoma"/>
        </w:rPr>
        <w:t xml:space="preserve"> on critical coastal habitats - seagrass, coral reefs and mangroves, coastal catchments on land, and essential ecosystem services that accrue to communities and national economies are happening now and the risks of future losses and damages will increase with climate change (</w:t>
      </w:r>
      <w:r w:rsidRPr="00E96683">
        <w:rPr>
          <w:rFonts w:eastAsia="Tahoma"/>
          <w:highlight w:val="yellow"/>
        </w:rPr>
        <w:t>ref</w:t>
      </w:r>
      <w:r w:rsidRPr="005C397B">
        <w:rPr>
          <w:rFonts w:eastAsia="Tahoma"/>
        </w:rPr>
        <w:t xml:space="preserve">). The frequent occurrence of climate extremes, for example, has caused the loss of coral reef </w:t>
      </w:r>
      <w:r>
        <w:rPr>
          <w:rFonts w:eastAsia="Tahoma"/>
        </w:rPr>
        <w:t xml:space="preserve">and mangroves </w:t>
      </w:r>
      <w:ins w:id="12" w:author="Maina Mbui [2]" w:date="2023-05-09T07:01:00Z">
        <w:r w:rsidR="00947A05">
          <w:rPr>
            <w:rFonts w:eastAsia="Tahoma"/>
          </w:rPr>
          <w:t>with socioeconomic consequences</w:t>
        </w:r>
      </w:ins>
      <w:ins w:id="13" w:author="Maina Mbui [2]" w:date="2023-05-09T07:02:00Z">
        <w:r w:rsidR="00947A05">
          <w:rPr>
            <w:rFonts w:eastAsia="Tahoma"/>
          </w:rPr>
          <w:t xml:space="preserve"> </w:t>
        </w:r>
      </w:ins>
      <w:r w:rsidRPr="005C397B">
        <w:rPr>
          <w:rFonts w:eastAsia="Tahoma"/>
        </w:rPr>
        <w:t>(</w:t>
      </w:r>
      <w:r w:rsidRPr="00C32777">
        <w:rPr>
          <w:rFonts w:eastAsia="Tahoma"/>
          <w:b/>
          <w:bCs/>
          <w:highlight w:val="yellow"/>
        </w:rPr>
        <w:t>ref</w:t>
      </w:r>
      <w:r w:rsidRPr="005C397B">
        <w:rPr>
          <w:rFonts w:eastAsia="Tahoma"/>
        </w:rPr>
        <w:t>). Consequently</w:t>
      </w:r>
      <w:r w:rsidRPr="005E4E62">
        <w:rPr>
          <w:rFonts w:eastAsia="Tahoma"/>
        </w:rPr>
        <w:t xml:space="preserve">, rising climate risks are increasing maladaptive adaptation and widening adaptation gaps particularly for high resource dependent, coastal communities of low socio-economic status and exacerbating poverty </w:t>
      </w:r>
      <w:ins w:id="14" w:author="Maina Mbui [2]" w:date="2023-05-09T07:10:00Z">
        <w:r w:rsidR="00C73EE4">
          <w:rPr>
            <w:rFonts w:eastAsia="Tahoma"/>
          </w:rPr>
          <w:t xml:space="preserve">amid few </w:t>
        </w:r>
      </w:ins>
      <w:r w:rsidRPr="005E4E62">
        <w:rPr>
          <w:rFonts w:eastAsia="Tahoma"/>
        </w:rPr>
        <w:t xml:space="preserve">or non-existent </w:t>
      </w:r>
      <w:ins w:id="15" w:author="Maina Mbui [2]" w:date="2023-05-09T07:10:00Z">
        <w:r w:rsidR="00E91BEF">
          <w:rPr>
            <w:rFonts w:eastAsia="Tahoma"/>
          </w:rPr>
          <w:t>government</w:t>
        </w:r>
      </w:ins>
      <w:ins w:id="16" w:author="Maina Mbui [2]" w:date="2023-05-09T07:11:00Z">
        <w:r w:rsidR="00C73EE4">
          <w:rPr>
            <w:rFonts w:eastAsia="Tahoma"/>
          </w:rPr>
          <w:t>-l</w:t>
        </w:r>
      </w:ins>
      <w:ins w:id="17" w:author="Maina Mbui [2]" w:date="2023-05-09T07:10:00Z">
        <w:r w:rsidR="00E91BEF">
          <w:rPr>
            <w:rFonts w:eastAsia="Tahoma"/>
          </w:rPr>
          <w:t xml:space="preserve">ed </w:t>
        </w:r>
      </w:ins>
      <w:ins w:id="18" w:author="Maina Mbui [2]" w:date="2023-05-09T07:11:00Z">
        <w:r w:rsidR="00C73EE4">
          <w:rPr>
            <w:rFonts w:eastAsia="Tahoma"/>
          </w:rPr>
          <w:t xml:space="preserve">adaptation </w:t>
        </w:r>
      </w:ins>
      <w:ins w:id="19" w:author="Maina Mbui [2]" w:date="2023-05-09T07:10:00Z">
        <w:r w:rsidR="00E91BEF">
          <w:rPr>
            <w:rFonts w:eastAsia="Tahoma"/>
          </w:rPr>
          <w:t>initiatives</w:t>
        </w:r>
      </w:ins>
      <w:r w:rsidRPr="004D41BE">
        <w:rPr>
          <w:rFonts w:eastAsia="Tahoma"/>
        </w:rPr>
        <w:t xml:space="preserve"> (</w:t>
      </w:r>
      <w:proofErr w:type="spellStart"/>
      <w:ins w:id="20" w:author="DrEFA" w:date="2023-05-12T16:39:00Z">
        <w:r w:rsidR="0085345E" w:rsidRPr="0085345E">
          <w:rPr>
            <w:rFonts w:eastAsia="Tahoma"/>
          </w:rPr>
          <w:t>Macusi</w:t>
        </w:r>
        <w:proofErr w:type="spellEnd"/>
        <w:r w:rsidR="0085345E">
          <w:rPr>
            <w:rFonts w:eastAsia="Tahoma"/>
          </w:rPr>
          <w:t xml:space="preserve"> et al., 2020</w:t>
        </w:r>
      </w:ins>
      <w:r w:rsidRPr="004D41BE">
        <w:rPr>
          <w:rFonts w:eastAsia="Tahoma"/>
        </w:rPr>
        <w:t xml:space="preserve">). Damage and loss </w:t>
      </w:r>
      <w:r>
        <w:rPr>
          <w:rFonts w:eastAsia="Tahoma"/>
        </w:rPr>
        <w:t>finance</w:t>
      </w:r>
      <w:r w:rsidRPr="004D41BE">
        <w:rPr>
          <w:rFonts w:eastAsia="Tahoma"/>
        </w:rPr>
        <w:t xml:space="preserve">, </w:t>
      </w:r>
      <w:r w:rsidRPr="003A41E8">
        <w:rPr>
          <w:rFonts w:eastAsia="Tahoma"/>
        </w:rPr>
        <w:t>a mechanism for compensating poor countries for the economic, social, cultural, and environmental losses caused by climate change (</w:t>
      </w:r>
      <w:r w:rsidRPr="00E96683">
        <w:rPr>
          <w:rFonts w:eastAsia="Tahoma"/>
          <w:highlight w:val="yellow"/>
        </w:rPr>
        <w:t>refs</w:t>
      </w:r>
      <w:r w:rsidRPr="003A41E8">
        <w:rPr>
          <w:rFonts w:eastAsia="Tahoma"/>
        </w:rPr>
        <w:t xml:space="preserve">) </w:t>
      </w:r>
      <w:r w:rsidRPr="004D41BE">
        <w:rPr>
          <w:rFonts w:eastAsia="Tahoma"/>
        </w:rPr>
        <w:t>deemed as urgent during COP27 UN climate negotiations (</w:t>
      </w:r>
      <w:r w:rsidRPr="00E96683">
        <w:rPr>
          <w:rFonts w:eastAsia="Tahoma"/>
          <w:highlight w:val="yellow"/>
        </w:rPr>
        <w:t>ref</w:t>
      </w:r>
      <w:r w:rsidRPr="004D41BE">
        <w:rPr>
          <w:rFonts w:eastAsia="Tahoma"/>
        </w:rPr>
        <w:t xml:space="preserve">), could support communities adapt sustainable pathways of nature-based mitigation and adaptation. </w:t>
      </w:r>
      <w:r w:rsidRPr="00F668B7">
        <w:rPr>
          <w:rFonts w:eastAsia="Tahoma"/>
        </w:rPr>
        <w:t>In this regard, the understanding of residual risk and adaptation gaps, along with cross-sectoral climate risk to integrated coastal systems, is crucial to evaluating damage and losses and providing an evidence base for informing policy choices associated with loss and damage finance</w:t>
      </w:r>
      <w:r>
        <w:rPr>
          <w:rFonts w:eastAsia="Tahoma"/>
        </w:rPr>
        <w:t xml:space="preserve"> </w:t>
      </w:r>
      <w:r w:rsidRPr="004D41BE">
        <w:rPr>
          <w:rFonts w:eastAsia="Tahoma"/>
        </w:rPr>
        <w:t>(</w:t>
      </w:r>
      <w:proofErr w:type="spellStart"/>
      <w:r w:rsidRPr="005E4E62">
        <w:rPr>
          <w:rFonts w:eastAsia="Tahoma"/>
        </w:rPr>
        <w:t>Serdeczny</w:t>
      </w:r>
      <w:proofErr w:type="spellEnd"/>
      <w:r w:rsidRPr="005E4E62">
        <w:rPr>
          <w:rFonts w:eastAsia="Tahoma"/>
        </w:rPr>
        <w:t xml:space="preserve"> and </w:t>
      </w:r>
      <w:proofErr w:type="spellStart"/>
      <w:r w:rsidRPr="005E4E62">
        <w:rPr>
          <w:rFonts w:eastAsia="Tahoma"/>
        </w:rPr>
        <w:t>Lissner</w:t>
      </w:r>
      <w:proofErr w:type="spellEnd"/>
      <w:ins w:id="21" w:author="DrEFA" w:date="2023-05-12T17:00:00Z">
        <w:r w:rsidR="00E96683">
          <w:rPr>
            <w:rFonts w:eastAsia="Tahoma"/>
          </w:rPr>
          <w:t>,</w:t>
        </w:r>
      </w:ins>
      <w:r w:rsidRPr="005E4E62">
        <w:rPr>
          <w:rFonts w:eastAsia="Tahoma"/>
        </w:rPr>
        <w:t xml:space="preserve"> 2023</w:t>
      </w:r>
      <w:r w:rsidRPr="004D41BE">
        <w:rPr>
          <w:rFonts w:eastAsia="Tahoma"/>
        </w:rPr>
        <w:t>).</w:t>
      </w:r>
    </w:p>
    <w:p w14:paraId="73FC9FD5" w14:textId="77777777" w:rsidR="003A41E8" w:rsidRDefault="003A41E8" w:rsidP="003A41E8">
      <w:pPr>
        <w:pStyle w:val="NormalWeb"/>
        <w:spacing w:before="0" w:beforeAutospacing="0" w:after="0" w:afterAutospacing="0" w:line="360" w:lineRule="auto"/>
        <w:rPr>
          <w:color w:val="000000"/>
          <w:sz w:val="22"/>
          <w:szCs w:val="22"/>
        </w:rPr>
      </w:pPr>
    </w:p>
    <w:p w14:paraId="360E84B0" w14:textId="20C81D67" w:rsidR="00466961" w:rsidRPr="003A41E8" w:rsidRDefault="00466961" w:rsidP="003A41E8">
      <w:pPr>
        <w:pStyle w:val="NormalWeb"/>
        <w:spacing w:before="0" w:beforeAutospacing="0" w:after="0" w:afterAutospacing="0" w:line="360" w:lineRule="auto"/>
        <w:rPr>
          <w:rStyle w:val="Strong"/>
          <w:b w:val="0"/>
          <w:bCs w:val="0"/>
          <w:color w:val="000000"/>
          <w:sz w:val="22"/>
          <w:szCs w:val="22"/>
        </w:rPr>
      </w:pPr>
      <w:commentRangeStart w:id="22"/>
      <w:r w:rsidRPr="003A41E8">
        <w:rPr>
          <w:color w:val="000000"/>
          <w:sz w:val="22"/>
          <w:szCs w:val="22"/>
        </w:rPr>
        <w:t xml:space="preserve">Climate </w:t>
      </w:r>
      <w:commentRangeEnd w:id="22"/>
      <w:r w:rsidR="002E159C">
        <w:rPr>
          <w:rStyle w:val="CommentReference"/>
          <w:rFonts w:eastAsia="Arial" w:cs="Arial"/>
          <w:lang w:val="en" w:eastAsia="en-AU"/>
        </w:rPr>
        <w:commentReference w:id="22"/>
      </w:r>
      <w:r w:rsidRPr="003A41E8">
        <w:rPr>
          <w:color w:val="000000"/>
          <w:sz w:val="22"/>
          <w:szCs w:val="22"/>
        </w:rPr>
        <w:t>change risk is typically</w:t>
      </w:r>
      <w:r w:rsidRPr="003A41E8">
        <w:rPr>
          <w:rStyle w:val="apple-converted-space"/>
          <w:color w:val="000000"/>
          <w:sz w:val="22"/>
          <w:szCs w:val="22"/>
        </w:rPr>
        <w:t> </w:t>
      </w:r>
      <w:r w:rsidRPr="003A41E8">
        <w:rPr>
          <w:color w:val="000000"/>
          <w:sz w:val="22"/>
          <w:szCs w:val="22"/>
        </w:rPr>
        <w:t>assessed</w:t>
      </w:r>
      <w:r w:rsidRPr="003A41E8">
        <w:rPr>
          <w:rStyle w:val="apple-converted-space"/>
          <w:color w:val="000000"/>
          <w:sz w:val="22"/>
          <w:szCs w:val="22"/>
        </w:rPr>
        <w:t> </w:t>
      </w:r>
      <w:r w:rsidRPr="003A41E8">
        <w:rPr>
          <w:color w:val="000000"/>
          <w:sz w:val="22"/>
          <w:szCs w:val="22"/>
        </w:rPr>
        <w:t>based on one hazard or</w:t>
      </w:r>
      <w:r w:rsidRPr="003A41E8">
        <w:rPr>
          <w:rStyle w:val="apple-converted-space"/>
          <w:color w:val="000000"/>
          <w:sz w:val="22"/>
          <w:szCs w:val="22"/>
        </w:rPr>
        <w:t> </w:t>
      </w:r>
      <w:r w:rsidRPr="003A41E8">
        <w:rPr>
          <w:color w:val="000000"/>
          <w:sz w:val="22"/>
          <w:szCs w:val="22"/>
        </w:rPr>
        <w:t>as a compounded</w:t>
      </w:r>
      <w:r w:rsidRPr="003A41E8">
        <w:rPr>
          <w:rStyle w:val="apple-converted-space"/>
          <w:color w:val="000000"/>
          <w:sz w:val="22"/>
          <w:szCs w:val="22"/>
        </w:rPr>
        <w:t> </w:t>
      </w:r>
      <w:r w:rsidRPr="003A41E8">
        <w:rPr>
          <w:color w:val="000000"/>
          <w:sz w:val="22"/>
          <w:szCs w:val="22"/>
        </w:rPr>
        <w:t xml:space="preserve">risk </w:t>
      </w:r>
      <w:r w:rsidRPr="003A41E8">
        <w:rPr>
          <w:color w:val="222222"/>
          <w:sz w:val="22"/>
          <w:szCs w:val="22"/>
          <w:shd w:val="clear" w:color="auto" w:fill="FFFFFF"/>
        </w:rPr>
        <w:t>(</w:t>
      </w:r>
      <w:proofErr w:type="spellStart"/>
      <w:ins w:id="23" w:author="DrEFA" w:date="2023-05-12T16:37:00Z">
        <w:r w:rsidR="0085345E" w:rsidRPr="0085345E">
          <w:rPr>
            <w:color w:val="222222"/>
            <w:sz w:val="22"/>
            <w:szCs w:val="22"/>
            <w:shd w:val="clear" w:color="auto" w:fill="FFFFFF"/>
          </w:rPr>
          <w:t>Zscheischler</w:t>
        </w:r>
        <w:proofErr w:type="spellEnd"/>
        <w:r w:rsidR="0085345E">
          <w:rPr>
            <w:color w:val="222222"/>
            <w:sz w:val="22"/>
            <w:szCs w:val="22"/>
            <w:shd w:val="clear" w:color="auto" w:fill="FFFFFF"/>
          </w:rPr>
          <w:t xml:space="preserve"> et al. 2018; </w:t>
        </w:r>
      </w:ins>
      <w:ins w:id="24" w:author="DrEFA" w:date="2023-05-12T16:38:00Z">
        <w:r w:rsidR="0085345E" w:rsidRPr="0085345E">
          <w:rPr>
            <w:color w:val="222222"/>
            <w:sz w:val="22"/>
            <w:szCs w:val="22"/>
            <w:shd w:val="clear" w:color="auto" w:fill="FFFFFF"/>
          </w:rPr>
          <w:t>Barnard</w:t>
        </w:r>
        <w:r w:rsidR="0085345E">
          <w:rPr>
            <w:color w:val="222222"/>
            <w:sz w:val="22"/>
            <w:szCs w:val="22"/>
            <w:shd w:val="clear" w:color="auto" w:fill="FFFFFF"/>
          </w:rPr>
          <w:t xml:space="preserve"> et al., 2021</w:t>
        </w:r>
      </w:ins>
      <w:r w:rsidRPr="003A41E8">
        <w:rPr>
          <w:color w:val="222222"/>
          <w:sz w:val="22"/>
          <w:szCs w:val="22"/>
          <w:shd w:val="clear" w:color="auto" w:fill="FFFFFF"/>
        </w:rPr>
        <w:t>)</w:t>
      </w:r>
      <w:r w:rsidRPr="003A41E8">
        <w:rPr>
          <w:rFonts w:eastAsia="Tahoma"/>
          <w:sz w:val="22"/>
          <w:szCs w:val="22"/>
          <w:lang w:val="en" w:eastAsia="en-AU"/>
        </w:rPr>
        <w:t>.</w:t>
      </w:r>
      <w:r w:rsidRPr="003A41E8">
        <w:rPr>
          <w:color w:val="000000"/>
          <w:sz w:val="22"/>
          <w:szCs w:val="22"/>
        </w:rPr>
        <w:t xml:space="preserve"> In tropical coastal regions, efforts to develop holistic risk assessment and mitigation strategies are undermined by sectoral governance arrangements, scientific </w:t>
      </w:r>
      <w:proofErr w:type="gramStart"/>
      <w:r w:rsidRPr="003A41E8">
        <w:rPr>
          <w:color w:val="000000"/>
          <w:sz w:val="22"/>
          <w:szCs w:val="22"/>
        </w:rPr>
        <w:t>research</w:t>
      </w:r>
      <w:proofErr w:type="gramEnd"/>
      <w:r w:rsidRPr="003A41E8">
        <w:rPr>
          <w:color w:val="000000"/>
          <w:sz w:val="22"/>
          <w:szCs w:val="22"/>
        </w:rPr>
        <w:t xml:space="preserve"> and uncoordinated policies across sectors (</w:t>
      </w:r>
      <w:ins w:id="25" w:author="DrEFA" w:date="2023-05-12T16:40:00Z">
        <w:r w:rsidR="0085345E">
          <w:rPr>
            <w:color w:val="000000"/>
            <w:sz w:val="22"/>
            <w:szCs w:val="22"/>
          </w:rPr>
          <w:t>David et al., 2021</w:t>
        </w:r>
      </w:ins>
      <w:r w:rsidRPr="003A41E8">
        <w:rPr>
          <w:color w:val="000000"/>
          <w:sz w:val="22"/>
          <w:szCs w:val="22"/>
        </w:rPr>
        <w:t>). In addition, there are diverse frameworks and conceptualizations of climate risks, which depend on the systems and contexts being studied, academic territorialism, and lock-in</w:t>
      </w:r>
      <w:r w:rsidRPr="003A41E8">
        <w:rPr>
          <w:rStyle w:val="apple-converted-space"/>
          <w:color w:val="000000"/>
          <w:sz w:val="22"/>
          <w:szCs w:val="22"/>
        </w:rPr>
        <w:t> </w:t>
      </w:r>
      <w:r w:rsidRPr="003A41E8">
        <w:rPr>
          <w:color w:val="000000"/>
          <w:sz w:val="22"/>
          <w:szCs w:val="22"/>
        </w:rPr>
        <w:t>to separate</w:t>
      </w:r>
      <w:r w:rsidRPr="003A41E8">
        <w:rPr>
          <w:rStyle w:val="apple-converted-space"/>
          <w:color w:val="000000"/>
          <w:sz w:val="22"/>
          <w:szCs w:val="22"/>
        </w:rPr>
        <w:t> </w:t>
      </w:r>
      <w:r w:rsidRPr="003A41E8">
        <w:rPr>
          <w:color w:val="000000"/>
          <w:sz w:val="22"/>
          <w:szCs w:val="22"/>
        </w:rPr>
        <w:t>processes</w:t>
      </w:r>
      <w:r w:rsidRPr="003A41E8">
        <w:rPr>
          <w:rStyle w:val="apple-converted-space"/>
          <w:color w:val="000000"/>
          <w:sz w:val="22"/>
          <w:szCs w:val="22"/>
        </w:rPr>
        <w:t> </w:t>
      </w:r>
      <w:r w:rsidRPr="003A41E8">
        <w:rPr>
          <w:color w:val="000000"/>
          <w:sz w:val="22"/>
          <w:szCs w:val="22"/>
        </w:rPr>
        <w:t>at the global</w:t>
      </w:r>
      <w:r w:rsidRPr="003A41E8">
        <w:rPr>
          <w:rStyle w:val="apple-converted-space"/>
          <w:color w:val="000000"/>
          <w:sz w:val="22"/>
          <w:szCs w:val="22"/>
        </w:rPr>
        <w:t> </w:t>
      </w:r>
      <w:r w:rsidRPr="003A41E8">
        <w:rPr>
          <w:color w:val="000000"/>
          <w:sz w:val="22"/>
          <w:szCs w:val="22"/>
        </w:rPr>
        <w:t>level (</w:t>
      </w:r>
      <w:r w:rsidRPr="00E96683">
        <w:rPr>
          <w:color w:val="000000"/>
          <w:sz w:val="22"/>
          <w:szCs w:val="22"/>
          <w:highlight w:val="yellow"/>
        </w:rPr>
        <w:t>ref</w:t>
      </w:r>
      <w:r w:rsidRPr="003A41E8">
        <w:rPr>
          <w:color w:val="000000"/>
          <w:sz w:val="22"/>
          <w:szCs w:val="22"/>
        </w:rPr>
        <w:t>).</w:t>
      </w:r>
      <w:r w:rsidRPr="003A41E8">
        <w:rPr>
          <w:rStyle w:val="apple-converted-space"/>
          <w:color w:val="000000"/>
          <w:sz w:val="22"/>
          <w:szCs w:val="22"/>
        </w:rPr>
        <w:t> </w:t>
      </w:r>
      <w:r w:rsidRPr="003A41E8">
        <w:rPr>
          <w:rStyle w:val="Strong"/>
          <w:b w:val="0"/>
          <w:color w:val="000000"/>
          <w:sz w:val="22"/>
          <w:szCs w:val="22"/>
        </w:rPr>
        <w:t xml:space="preserve">For example, the IPCC framework concept of vulnerability is often used to assess risks based on climatic and non-climatic factors affecting climate change vulnerability, including adaptive </w:t>
      </w:r>
      <w:proofErr w:type="gramStart"/>
      <w:r w:rsidRPr="003A41E8">
        <w:rPr>
          <w:rStyle w:val="Strong"/>
          <w:b w:val="0"/>
          <w:color w:val="000000"/>
          <w:sz w:val="22"/>
          <w:szCs w:val="22"/>
        </w:rPr>
        <w:t>capacity</w:t>
      </w:r>
      <w:proofErr w:type="gramEnd"/>
      <w:r w:rsidRPr="003A41E8">
        <w:rPr>
          <w:rStyle w:val="Strong"/>
          <w:b w:val="0"/>
          <w:color w:val="000000"/>
          <w:sz w:val="22"/>
          <w:szCs w:val="22"/>
        </w:rPr>
        <w:t xml:space="preserve"> and estimating </w:t>
      </w:r>
      <w:r w:rsidRPr="003A41E8">
        <w:rPr>
          <w:rStyle w:val="Strong"/>
          <w:b w:val="0"/>
          <w:color w:val="000000"/>
          <w:sz w:val="22"/>
          <w:szCs w:val="22"/>
        </w:rPr>
        <w:lastRenderedPageBreak/>
        <w:t>damages expected and attempting to reduce them</w:t>
      </w:r>
      <w:r w:rsidRPr="003A41E8">
        <w:rPr>
          <w:rStyle w:val="apple-converted-space"/>
          <w:b/>
          <w:color w:val="000000"/>
          <w:sz w:val="22"/>
          <w:szCs w:val="22"/>
        </w:rPr>
        <w:t> </w:t>
      </w:r>
      <w:r w:rsidRPr="003A41E8">
        <w:rPr>
          <w:color w:val="000000"/>
          <w:sz w:val="22"/>
          <w:szCs w:val="22"/>
        </w:rPr>
        <w:t>(</w:t>
      </w:r>
      <w:proofErr w:type="spellStart"/>
      <w:ins w:id="26" w:author="DrEFA" w:date="2023-05-11T09:35:00Z">
        <w:r w:rsidR="009B49D0" w:rsidRPr="009B49D0">
          <w:rPr>
            <w:color w:val="000000"/>
            <w:sz w:val="22"/>
            <w:szCs w:val="22"/>
          </w:rPr>
          <w:t>Füssel</w:t>
        </w:r>
        <w:proofErr w:type="spellEnd"/>
        <w:r w:rsidR="009B49D0">
          <w:rPr>
            <w:color w:val="000000"/>
            <w:sz w:val="22"/>
            <w:szCs w:val="22"/>
          </w:rPr>
          <w:t xml:space="preserve"> et al., 2006</w:t>
        </w:r>
      </w:ins>
      <w:r w:rsidRPr="003A41E8">
        <w:rPr>
          <w:color w:val="333333"/>
          <w:sz w:val="22"/>
          <w:szCs w:val="22"/>
          <w:shd w:val="clear" w:color="auto" w:fill="FCFCFC"/>
        </w:rPr>
        <w:t>)</w:t>
      </w:r>
      <w:r w:rsidRPr="003A41E8">
        <w:rPr>
          <w:color w:val="000000"/>
          <w:sz w:val="22"/>
          <w:szCs w:val="22"/>
        </w:rPr>
        <w:t>.</w:t>
      </w:r>
      <w:r w:rsidRPr="003A41E8">
        <w:rPr>
          <w:rStyle w:val="apple-converted-space"/>
          <w:color w:val="000000"/>
          <w:sz w:val="22"/>
          <w:szCs w:val="22"/>
        </w:rPr>
        <w:t> </w:t>
      </w:r>
      <w:r w:rsidRPr="003A41E8">
        <w:rPr>
          <w:color w:val="000000"/>
          <w:sz w:val="22"/>
          <w:szCs w:val="22"/>
        </w:rPr>
        <w:t>Under the Sendai</w:t>
      </w:r>
      <w:r w:rsidRPr="003A41E8">
        <w:rPr>
          <w:rStyle w:val="apple-converted-space"/>
          <w:color w:val="000000"/>
          <w:sz w:val="22"/>
          <w:szCs w:val="22"/>
        </w:rPr>
        <w:t> </w:t>
      </w:r>
      <w:r w:rsidRPr="003A41E8">
        <w:rPr>
          <w:color w:val="000000"/>
          <w:sz w:val="22"/>
          <w:szCs w:val="22"/>
        </w:rPr>
        <w:t>framework, which focuses on disaster-related risks of displacement, economic losses, infrastructure damage and vulnerability and preparedness (</w:t>
      </w:r>
      <w:r w:rsidRPr="00994470">
        <w:rPr>
          <w:b/>
          <w:bCs/>
          <w:color w:val="000000"/>
          <w:sz w:val="22"/>
          <w:szCs w:val="22"/>
          <w:highlight w:val="yellow"/>
        </w:rPr>
        <w:t>ref</w:t>
      </w:r>
      <w:r w:rsidRPr="003A41E8">
        <w:rPr>
          <w:color w:val="000000"/>
          <w:sz w:val="22"/>
          <w:szCs w:val="22"/>
        </w:rPr>
        <w:t>), climate change is one hazard driver</w:t>
      </w:r>
      <w:r w:rsidRPr="003A41E8">
        <w:rPr>
          <w:rStyle w:val="apple-converted-space"/>
          <w:color w:val="000000"/>
          <w:sz w:val="22"/>
          <w:szCs w:val="22"/>
        </w:rPr>
        <w:t> </w:t>
      </w:r>
      <w:r w:rsidRPr="003A41E8">
        <w:rPr>
          <w:color w:val="000000"/>
          <w:sz w:val="22"/>
          <w:szCs w:val="22"/>
        </w:rPr>
        <w:t>among</w:t>
      </w:r>
      <w:r w:rsidRPr="003A41E8">
        <w:rPr>
          <w:rStyle w:val="apple-converted-space"/>
          <w:color w:val="000000"/>
          <w:sz w:val="22"/>
          <w:szCs w:val="22"/>
        </w:rPr>
        <w:t> </w:t>
      </w:r>
      <w:r w:rsidRPr="003A41E8">
        <w:rPr>
          <w:color w:val="000000"/>
          <w:sz w:val="22"/>
          <w:szCs w:val="22"/>
        </w:rPr>
        <w:t>many, where discrete anomalous meteorological events directly ascribed to the consequence of climate change, such as floods, storms, and droughts are considered (</w:t>
      </w:r>
      <w:r w:rsidRPr="00FA69A3">
        <w:rPr>
          <w:b/>
          <w:bCs/>
          <w:color w:val="000000"/>
          <w:sz w:val="22"/>
          <w:szCs w:val="22"/>
          <w:highlight w:val="yellow"/>
        </w:rPr>
        <w:t>ref</w:t>
      </w:r>
      <w:r w:rsidRPr="003A41E8">
        <w:rPr>
          <w:color w:val="000000"/>
          <w:sz w:val="22"/>
          <w:szCs w:val="22"/>
        </w:rPr>
        <w:t xml:space="preserve">). </w:t>
      </w:r>
      <w:r w:rsidRPr="003A41E8">
        <w:rPr>
          <w:color w:val="222222"/>
          <w:sz w:val="22"/>
          <w:szCs w:val="22"/>
          <w:shd w:val="clear" w:color="auto" w:fill="FFFFFF"/>
        </w:rPr>
        <w:t xml:space="preserve">To ensure more integrated and efficient management of climate risks in coastal areas, it is important to take </w:t>
      </w:r>
      <w:r w:rsidRPr="003A41E8">
        <w:rPr>
          <w:color w:val="000000"/>
          <w:sz w:val="22"/>
          <w:szCs w:val="22"/>
        </w:rPr>
        <w:t>a holistic and interdisciplinary perspective o</w:t>
      </w:r>
      <w:ins w:id="27" w:author="DrEFA" w:date="2023-05-11T09:36:00Z">
        <w:r w:rsidR="009B49D0">
          <w:rPr>
            <w:color w:val="000000"/>
            <w:sz w:val="22"/>
            <w:szCs w:val="22"/>
          </w:rPr>
          <w:t>n</w:t>
        </w:r>
      </w:ins>
      <w:r w:rsidRPr="003A41E8">
        <w:rPr>
          <w:color w:val="000000"/>
          <w:sz w:val="22"/>
          <w:szCs w:val="22"/>
        </w:rPr>
        <w:t xml:space="preserve"> climate risks,</w:t>
      </w:r>
      <w:r w:rsidRPr="003A41E8">
        <w:rPr>
          <w:color w:val="222222"/>
          <w:sz w:val="22"/>
          <w:szCs w:val="22"/>
          <w:shd w:val="clear" w:color="auto" w:fill="FFFFFF"/>
        </w:rPr>
        <w:t xml:space="preserve"> characterize the human and natural coastal systems</w:t>
      </w:r>
      <w:r w:rsidR="005F5EAA" w:rsidRPr="003A41E8">
        <w:rPr>
          <w:color w:val="222222"/>
          <w:sz w:val="22"/>
          <w:szCs w:val="22"/>
          <w:shd w:val="clear" w:color="auto" w:fill="FFFFFF"/>
        </w:rPr>
        <w:t xml:space="preserve"> and</w:t>
      </w:r>
      <w:r w:rsidRPr="003A41E8">
        <w:rPr>
          <w:color w:val="222222"/>
          <w:sz w:val="22"/>
          <w:szCs w:val="22"/>
          <w:shd w:val="clear" w:color="auto" w:fill="FFFFFF"/>
        </w:rPr>
        <w:t xml:space="preserve"> the dominant processes adequately</w:t>
      </w:r>
      <w:r w:rsidR="005F5EAA" w:rsidRPr="003A41E8">
        <w:rPr>
          <w:color w:val="000000"/>
          <w:sz w:val="22"/>
          <w:szCs w:val="22"/>
        </w:rPr>
        <w:t xml:space="preserve">, and adopt </w:t>
      </w:r>
      <w:r w:rsidRPr="003A41E8">
        <w:rPr>
          <w:color w:val="000000"/>
          <w:sz w:val="22"/>
          <w:szCs w:val="22"/>
        </w:rPr>
        <w:t xml:space="preserve">sustainable development goals </w:t>
      </w:r>
      <w:r w:rsidR="005F5EAA" w:rsidRPr="003A41E8">
        <w:rPr>
          <w:color w:val="000000"/>
          <w:sz w:val="22"/>
          <w:szCs w:val="22"/>
        </w:rPr>
        <w:t xml:space="preserve">as a unifying framework for </w:t>
      </w:r>
      <w:r w:rsidRPr="003A41E8">
        <w:rPr>
          <w:color w:val="000000"/>
          <w:sz w:val="22"/>
          <w:szCs w:val="22"/>
        </w:rPr>
        <w:t>disaster risk reduction</w:t>
      </w:r>
      <w:r w:rsidR="005F5EAA" w:rsidRPr="003A41E8">
        <w:rPr>
          <w:color w:val="000000"/>
          <w:sz w:val="22"/>
          <w:szCs w:val="22"/>
        </w:rPr>
        <w:t xml:space="preserve"> and</w:t>
      </w:r>
      <w:r w:rsidRPr="003A41E8">
        <w:rPr>
          <w:color w:val="000000"/>
          <w:sz w:val="22"/>
          <w:szCs w:val="22"/>
        </w:rPr>
        <w:t xml:space="preserve"> climate change adaptation</w:t>
      </w:r>
      <w:r w:rsidR="005F5EAA" w:rsidRPr="003A41E8">
        <w:rPr>
          <w:color w:val="000000"/>
          <w:sz w:val="22"/>
          <w:szCs w:val="22"/>
        </w:rPr>
        <w:t xml:space="preserve"> </w:t>
      </w:r>
      <w:r w:rsidRPr="003A41E8">
        <w:rPr>
          <w:color w:val="000000"/>
          <w:sz w:val="22"/>
          <w:szCs w:val="22"/>
        </w:rPr>
        <w:t>mitigation</w:t>
      </w:r>
      <w:r w:rsidRPr="003A41E8">
        <w:rPr>
          <w:rStyle w:val="issue-underline"/>
          <w:color w:val="000000"/>
          <w:sz w:val="22"/>
          <w:szCs w:val="22"/>
        </w:rPr>
        <w:t xml:space="preserve"> (</w:t>
      </w:r>
      <w:r w:rsidRPr="00E96683">
        <w:rPr>
          <w:rFonts w:eastAsia="Tahoma"/>
          <w:sz w:val="22"/>
          <w:szCs w:val="22"/>
          <w:lang w:val="en" w:eastAsia="en-AU"/>
        </w:rPr>
        <w:t>Cramer et al., 2018;</w:t>
      </w:r>
      <w:ins w:id="28" w:author="DrEFA" w:date="2023-05-11T09:36:00Z">
        <w:r w:rsidR="009B49D0" w:rsidRPr="009B49D0">
          <w:t xml:space="preserve"> </w:t>
        </w:r>
        <w:r w:rsidR="009B49D0" w:rsidRPr="009B49D0">
          <w:rPr>
            <w:rFonts w:eastAsia="Tahoma"/>
            <w:sz w:val="22"/>
            <w:szCs w:val="22"/>
            <w:lang w:val="en" w:eastAsia="en-AU"/>
          </w:rPr>
          <w:t>Serrano</w:t>
        </w:r>
        <w:r w:rsidR="009B49D0">
          <w:rPr>
            <w:rFonts w:eastAsia="Tahoma"/>
            <w:sz w:val="22"/>
            <w:szCs w:val="22"/>
            <w:lang w:val="en" w:eastAsia="en-AU"/>
          </w:rPr>
          <w:t xml:space="preserve"> et al., 2019; </w:t>
        </w:r>
        <w:proofErr w:type="spellStart"/>
        <w:r w:rsidR="009B49D0" w:rsidRPr="009B49D0">
          <w:rPr>
            <w:rFonts w:eastAsia="Tahoma"/>
            <w:sz w:val="22"/>
            <w:szCs w:val="22"/>
            <w:lang w:val="en" w:eastAsia="en-AU"/>
          </w:rPr>
          <w:t>Salack</w:t>
        </w:r>
        <w:proofErr w:type="spellEnd"/>
        <w:r w:rsidR="009B49D0">
          <w:rPr>
            <w:rFonts w:eastAsia="Tahoma"/>
            <w:sz w:val="22"/>
            <w:szCs w:val="22"/>
            <w:lang w:val="en" w:eastAsia="en-AU"/>
          </w:rPr>
          <w:t xml:space="preserve"> et al., 2022</w:t>
        </w:r>
      </w:ins>
      <w:r w:rsidRPr="003A41E8">
        <w:rPr>
          <w:rFonts w:eastAsia="Tahoma"/>
          <w:sz w:val="22"/>
          <w:szCs w:val="22"/>
          <w:lang w:val="en" w:eastAsia="en-AU"/>
        </w:rPr>
        <w:t>)</w:t>
      </w:r>
      <w:ins w:id="29" w:author="DrEFA" w:date="2023-05-04T08:44:00Z">
        <w:r w:rsidR="00C66AED">
          <w:rPr>
            <w:rFonts w:eastAsia="Tahoma"/>
            <w:sz w:val="22"/>
            <w:szCs w:val="22"/>
            <w:lang w:val="en" w:eastAsia="en-AU"/>
          </w:rPr>
          <w:t>.</w:t>
        </w:r>
      </w:ins>
    </w:p>
    <w:p w14:paraId="50C61902" w14:textId="77777777" w:rsidR="003A41E8" w:rsidRDefault="003A41E8" w:rsidP="003A41E8">
      <w:pPr>
        <w:pStyle w:val="NormalWeb"/>
        <w:spacing w:before="0" w:beforeAutospacing="0" w:after="0" w:afterAutospacing="0" w:line="360" w:lineRule="auto"/>
        <w:rPr>
          <w:rStyle w:val="Strong"/>
          <w:b w:val="0"/>
          <w:bCs w:val="0"/>
          <w:color w:val="000000"/>
          <w:sz w:val="22"/>
          <w:szCs w:val="22"/>
        </w:rPr>
      </w:pPr>
    </w:p>
    <w:p w14:paraId="4CD2BB1E" w14:textId="2A4823F6" w:rsidR="009C20E7" w:rsidRDefault="00E00090" w:rsidP="003A41E8">
      <w:pPr>
        <w:pStyle w:val="NormalWeb"/>
        <w:spacing w:before="0" w:beforeAutospacing="0" w:after="0" w:afterAutospacing="0" w:line="360" w:lineRule="auto"/>
        <w:rPr>
          <w:rStyle w:val="Strong"/>
          <w:b w:val="0"/>
          <w:bCs w:val="0"/>
          <w:color w:val="000000"/>
          <w:sz w:val="22"/>
          <w:szCs w:val="22"/>
        </w:rPr>
      </w:pPr>
      <w:r w:rsidRPr="000A0F64">
        <w:rPr>
          <w:rStyle w:val="Strong"/>
          <w:b w:val="0"/>
          <w:bCs w:val="0"/>
          <w:color w:val="000000"/>
          <w:sz w:val="22"/>
          <w:szCs w:val="22"/>
        </w:rPr>
        <w:t xml:space="preserve">Here, we </w:t>
      </w:r>
      <w:r w:rsidR="0051356C">
        <w:rPr>
          <w:rStyle w:val="Strong"/>
          <w:b w:val="0"/>
          <w:bCs w:val="0"/>
          <w:color w:val="000000"/>
          <w:sz w:val="22"/>
          <w:szCs w:val="22"/>
        </w:rPr>
        <w:t>present a quantitative assessment of climate</w:t>
      </w:r>
      <w:r w:rsidRPr="000A0F64">
        <w:rPr>
          <w:rStyle w:val="Strong"/>
          <w:b w:val="0"/>
          <w:bCs w:val="0"/>
          <w:color w:val="000000"/>
          <w:sz w:val="22"/>
          <w:szCs w:val="22"/>
        </w:rPr>
        <w:t xml:space="preserve"> risk </w:t>
      </w:r>
      <w:r w:rsidR="0051356C">
        <w:rPr>
          <w:rStyle w:val="Strong"/>
          <w:b w:val="0"/>
          <w:bCs w:val="0"/>
          <w:color w:val="000000"/>
          <w:sz w:val="22"/>
          <w:szCs w:val="22"/>
        </w:rPr>
        <w:t>to subsistence oriented coastal communities in</w:t>
      </w:r>
      <w:r w:rsidR="00142841">
        <w:rPr>
          <w:rStyle w:val="Strong"/>
          <w:b w:val="0"/>
          <w:bCs w:val="0"/>
          <w:color w:val="000000"/>
          <w:sz w:val="22"/>
          <w:szCs w:val="22"/>
        </w:rPr>
        <w:t xml:space="preserve"> four countries in the </w:t>
      </w:r>
      <w:ins w:id="30" w:author="DrEFA" w:date="2023-05-11T16:59:00Z">
        <w:r w:rsidR="009F2CDE">
          <w:rPr>
            <w:rStyle w:val="Strong"/>
            <w:b w:val="0"/>
            <w:bCs w:val="0"/>
            <w:color w:val="000000"/>
            <w:sz w:val="22"/>
            <w:szCs w:val="22"/>
          </w:rPr>
          <w:t>W</w:t>
        </w:r>
      </w:ins>
      <w:r w:rsidR="00142841">
        <w:rPr>
          <w:rStyle w:val="Strong"/>
          <w:b w:val="0"/>
          <w:bCs w:val="0"/>
          <w:color w:val="000000"/>
          <w:sz w:val="22"/>
          <w:szCs w:val="22"/>
        </w:rPr>
        <w:t xml:space="preserve">estern Indian </w:t>
      </w:r>
      <w:r w:rsidR="00E16E02">
        <w:rPr>
          <w:rStyle w:val="Strong"/>
          <w:b w:val="0"/>
          <w:bCs w:val="0"/>
          <w:color w:val="000000"/>
          <w:sz w:val="22"/>
          <w:szCs w:val="22"/>
        </w:rPr>
        <w:t>Ocean</w:t>
      </w:r>
      <w:ins w:id="31" w:author="DrEFA" w:date="2023-05-11T16:59:00Z">
        <w:r w:rsidR="009F2CDE">
          <w:rPr>
            <w:rStyle w:val="Strong"/>
            <w:b w:val="0"/>
            <w:bCs w:val="0"/>
            <w:color w:val="000000"/>
            <w:sz w:val="22"/>
            <w:szCs w:val="22"/>
          </w:rPr>
          <w:t xml:space="preserve"> (WIO)</w:t>
        </w:r>
      </w:ins>
      <w:r w:rsidR="00142841">
        <w:rPr>
          <w:rStyle w:val="Strong"/>
          <w:b w:val="0"/>
          <w:bCs w:val="0"/>
          <w:color w:val="000000"/>
          <w:sz w:val="22"/>
          <w:szCs w:val="22"/>
        </w:rPr>
        <w:t xml:space="preserve"> </w:t>
      </w:r>
      <w:ins w:id="32" w:author="DrEFA" w:date="2023-05-11T16:59:00Z">
        <w:r w:rsidR="009F2CDE">
          <w:rPr>
            <w:rStyle w:val="Strong"/>
            <w:b w:val="0"/>
            <w:bCs w:val="0"/>
            <w:color w:val="000000"/>
            <w:sz w:val="22"/>
            <w:szCs w:val="22"/>
          </w:rPr>
          <w:t>[</w:t>
        </w:r>
      </w:ins>
      <w:r w:rsidR="00142841">
        <w:rPr>
          <w:rStyle w:val="Strong"/>
          <w:b w:val="0"/>
          <w:bCs w:val="0"/>
          <w:color w:val="000000"/>
          <w:sz w:val="22"/>
          <w:szCs w:val="22"/>
        </w:rPr>
        <w:t xml:space="preserve">Kenya, Tanzania, </w:t>
      </w:r>
      <w:proofErr w:type="gramStart"/>
      <w:r w:rsidR="00142841">
        <w:rPr>
          <w:rStyle w:val="Strong"/>
          <w:b w:val="0"/>
          <w:bCs w:val="0"/>
          <w:color w:val="000000"/>
          <w:sz w:val="22"/>
          <w:szCs w:val="22"/>
        </w:rPr>
        <w:t>Mozambique</w:t>
      </w:r>
      <w:proofErr w:type="gramEnd"/>
      <w:r w:rsidR="00142841">
        <w:rPr>
          <w:rStyle w:val="Strong"/>
          <w:b w:val="0"/>
          <w:bCs w:val="0"/>
          <w:color w:val="000000"/>
          <w:sz w:val="22"/>
          <w:szCs w:val="22"/>
        </w:rPr>
        <w:t xml:space="preserve"> and Madagascar</w:t>
      </w:r>
      <w:ins w:id="33" w:author="DrEFA" w:date="2023-05-11T16:59:00Z">
        <w:r w:rsidR="009F2CDE">
          <w:rPr>
            <w:rStyle w:val="Strong"/>
            <w:b w:val="0"/>
            <w:bCs w:val="0"/>
            <w:color w:val="000000"/>
            <w:sz w:val="22"/>
            <w:szCs w:val="22"/>
          </w:rPr>
          <w:t>]</w:t>
        </w:r>
      </w:ins>
      <w:r w:rsidR="00142841">
        <w:rPr>
          <w:rStyle w:val="Strong"/>
          <w:b w:val="0"/>
          <w:bCs w:val="0"/>
          <w:color w:val="000000"/>
          <w:sz w:val="22"/>
          <w:szCs w:val="22"/>
        </w:rPr>
        <w:t xml:space="preserve">. </w:t>
      </w:r>
      <w:r w:rsidR="00D52456">
        <w:rPr>
          <w:rStyle w:val="Strong"/>
          <w:b w:val="0"/>
          <w:bCs w:val="0"/>
          <w:color w:val="000000"/>
          <w:sz w:val="22"/>
          <w:szCs w:val="22"/>
        </w:rPr>
        <w:t xml:space="preserve">Climate risk is a function of hazard, the exposure of people and natural assets, and their vulnerability to that </w:t>
      </w:r>
      <w:proofErr w:type="gramStart"/>
      <w:r w:rsidR="00D52456">
        <w:rPr>
          <w:rStyle w:val="Strong"/>
          <w:b w:val="0"/>
          <w:bCs w:val="0"/>
          <w:color w:val="000000"/>
          <w:sz w:val="22"/>
          <w:szCs w:val="22"/>
        </w:rPr>
        <w:t>particular hazard</w:t>
      </w:r>
      <w:proofErr w:type="gramEnd"/>
      <w:r w:rsidR="00D52456">
        <w:rPr>
          <w:rStyle w:val="Strong"/>
          <w:b w:val="0"/>
          <w:bCs w:val="0"/>
          <w:color w:val="000000"/>
          <w:sz w:val="22"/>
          <w:szCs w:val="22"/>
        </w:rPr>
        <w:t xml:space="preserve"> (</w:t>
      </w:r>
      <w:ins w:id="34" w:author="DrEFA" w:date="2023-05-11T09:30:00Z">
        <w:r w:rsidR="009B49D0">
          <w:rPr>
            <w:rStyle w:val="Strong"/>
            <w:b w:val="0"/>
            <w:bCs w:val="0"/>
            <w:color w:val="000000"/>
            <w:sz w:val="22"/>
            <w:szCs w:val="22"/>
          </w:rPr>
          <w:t>IPCC, 20</w:t>
        </w:r>
      </w:ins>
      <w:ins w:id="35" w:author="DrEFA" w:date="2023-05-12T16:53:00Z">
        <w:r w:rsidR="006806F2">
          <w:rPr>
            <w:rStyle w:val="Strong"/>
            <w:b w:val="0"/>
            <w:bCs w:val="0"/>
            <w:color w:val="000000"/>
            <w:sz w:val="22"/>
            <w:szCs w:val="22"/>
          </w:rPr>
          <w:t>2</w:t>
        </w:r>
      </w:ins>
      <w:ins w:id="36" w:author="DrEFA" w:date="2023-05-11T09:30:00Z">
        <w:r w:rsidR="009B49D0">
          <w:rPr>
            <w:rStyle w:val="Strong"/>
            <w:b w:val="0"/>
            <w:bCs w:val="0"/>
            <w:color w:val="000000"/>
            <w:sz w:val="22"/>
            <w:szCs w:val="22"/>
          </w:rPr>
          <w:t xml:space="preserve">x; </w:t>
        </w:r>
      </w:ins>
      <w:proofErr w:type="spellStart"/>
      <w:ins w:id="37" w:author="DrEFA" w:date="2023-05-11T09:33:00Z">
        <w:r w:rsidR="009B49D0" w:rsidRPr="009B49D0">
          <w:rPr>
            <w:rStyle w:val="Strong"/>
            <w:b w:val="0"/>
            <w:bCs w:val="0"/>
            <w:color w:val="000000"/>
            <w:sz w:val="22"/>
            <w:szCs w:val="22"/>
          </w:rPr>
          <w:t>Zscheischler</w:t>
        </w:r>
        <w:proofErr w:type="spellEnd"/>
        <w:r w:rsidR="009B49D0">
          <w:rPr>
            <w:rStyle w:val="Strong"/>
            <w:b w:val="0"/>
            <w:bCs w:val="0"/>
            <w:color w:val="000000"/>
            <w:sz w:val="22"/>
            <w:szCs w:val="22"/>
          </w:rPr>
          <w:t xml:space="preserve"> et al., 20</w:t>
        </w:r>
      </w:ins>
      <w:ins w:id="38" w:author="DrEFA" w:date="2023-05-11T09:34:00Z">
        <w:r w:rsidR="009B49D0">
          <w:rPr>
            <w:rStyle w:val="Strong"/>
            <w:b w:val="0"/>
            <w:bCs w:val="0"/>
            <w:color w:val="000000"/>
            <w:sz w:val="22"/>
            <w:szCs w:val="22"/>
          </w:rPr>
          <w:t>18</w:t>
        </w:r>
      </w:ins>
      <w:r w:rsidR="00D52456">
        <w:rPr>
          <w:rStyle w:val="Strong"/>
          <w:b w:val="0"/>
          <w:bCs w:val="0"/>
          <w:color w:val="000000"/>
          <w:sz w:val="22"/>
          <w:szCs w:val="22"/>
        </w:rPr>
        <w:t xml:space="preserve">). </w:t>
      </w:r>
      <w:r w:rsidR="00142841">
        <w:rPr>
          <w:rStyle w:val="Strong"/>
          <w:b w:val="0"/>
          <w:bCs w:val="0"/>
          <w:color w:val="000000"/>
          <w:sz w:val="22"/>
          <w:szCs w:val="22"/>
        </w:rPr>
        <w:t xml:space="preserve">Moreover, we </w:t>
      </w:r>
      <w:r w:rsidR="0051356C">
        <w:rPr>
          <w:rStyle w:val="Strong"/>
          <w:b w:val="0"/>
          <w:bCs w:val="0"/>
          <w:color w:val="000000"/>
          <w:sz w:val="22"/>
          <w:szCs w:val="22"/>
        </w:rPr>
        <w:t xml:space="preserve">estimate the </w:t>
      </w:r>
      <w:r w:rsidR="004F269D">
        <w:rPr>
          <w:rStyle w:val="Strong"/>
          <w:b w:val="0"/>
          <w:bCs w:val="0"/>
          <w:color w:val="000000"/>
          <w:sz w:val="22"/>
          <w:szCs w:val="22"/>
        </w:rPr>
        <w:t xml:space="preserve">residual risk, </w:t>
      </w:r>
      <w:r w:rsidR="0051356C">
        <w:rPr>
          <w:rStyle w:val="Strong"/>
          <w:b w:val="0"/>
          <w:bCs w:val="0"/>
          <w:color w:val="000000"/>
          <w:sz w:val="22"/>
          <w:szCs w:val="22"/>
        </w:rPr>
        <w:t xml:space="preserve">adaptation gaps and the damage and loss to </w:t>
      </w:r>
      <w:r w:rsidR="00142841">
        <w:rPr>
          <w:rStyle w:val="Strong"/>
          <w:b w:val="0"/>
          <w:bCs w:val="0"/>
          <w:color w:val="000000"/>
          <w:sz w:val="22"/>
          <w:szCs w:val="22"/>
        </w:rPr>
        <w:t xml:space="preserve">coastal </w:t>
      </w:r>
      <w:proofErr w:type="spellStart"/>
      <w:r w:rsidR="00142841">
        <w:rPr>
          <w:rStyle w:val="Strong"/>
          <w:b w:val="0"/>
          <w:bCs w:val="0"/>
          <w:color w:val="000000"/>
          <w:sz w:val="22"/>
          <w:szCs w:val="22"/>
        </w:rPr>
        <w:t>agro</w:t>
      </w:r>
      <w:proofErr w:type="spellEnd"/>
      <w:r w:rsidR="00142841">
        <w:rPr>
          <w:rStyle w:val="Strong"/>
          <w:b w:val="0"/>
          <w:bCs w:val="0"/>
          <w:color w:val="000000"/>
          <w:sz w:val="22"/>
          <w:szCs w:val="22"/>
        </w:rPr>
        <w:t>-</w:t>
      </w:r>
      <w:r w:rsidR="0051356C">
        <w:rPr>
          <w:rStyle w:val="Strong"/>
          <w:b w:val="0"/>
          <w:bCs w:val="0"/>
          <w:color w:val="000000"/>
          <w:sz w:val="22"/>
          <w:szCs w:val="22"/>
        </w:rPr>
        <w:t>ecological syste</w:t>
      </w:r>
      <w:r w:rsidR="00142841">
        <w:rPr>
          <w:rStyle w:val="Strong"/>
          <w:b w:val="0"/>
          <w:bCs w:val="0"/>
          <w:color w:val="000000"/>
          <w:sz w:val="22"/>
          <w:szCs w:val="22"/>
        </w:rPr>
        <w:t>m</w:t>
      </w:r>
      <w:r w:rsidR="002D49AC">
        <w:rPr>
          <w:rStyle w:val="Strong"/>
          <w:b w:val="0"/>
          <w:bCs w:val="0"/>
          <w:color w:val="000000"/>
          <w:sz w:val="22"/>
          <w:szCs w:val="22"/>
        </w:rPr>
        <w:t>s</w:t>
      </w:r>
      <w:r w:rsidR="00142841">
        <w:rPr>
          <w:rStyle w:val="Strong"/>
          <w:b w:val="0"/>
          <w:bCs w:val="0"/>
          <w:color w:val="000000"/>
          <w:sz w:val="22"/>
          <w:szCs w:val="22"/>
        </w:rPr>
        <w:t xml:space="preserve"> and present</w:t>
      </w:r>
      <w:r w:rsidR="0051356C">
        <w:rPr>
          <w:rStyle w:val="Strong"/>
          <w:b w:val="0"/>
          <w:bCs w:val="0"/>
          <w:color w:val="000000"/>
          <w:sz w:val="22"/>
          <w:szCs w:val="22"/>
        </w:rPr>
        <w:t xml:space="preserve"> policy options amenable to different communities at village level</w:t>
      </w:r>
      <w:r w:rsidR="009C20E7">
        <w:rPr>
          <w:rStyle w:val="Strong"/>
          <w:b w:val="0"/>
          <w:bCs w:val="0"/>
          <w:color w:val="000000"/>
          <w:sz w:val="22"/>
          <w:szCs w:val="22"/>
        </w:rPr>
        <w:t xml:space="preserve"> based on the residual risk</w:t>
      </w:r>
      <w:r w:rsidR="0051356C">
        <w:rPr>
          <w:rStyle w:val="Strong"/>
          <w:b w:val="0"/>
          <w:bCs w:val="0"/>
          <w:color w:val="000000"/>
          <w:sz w:val="22"/>
          <w:szCs w:val="22"/>
        </w:rPr>
        <w:t xml:space="preserve">. We first </w:t>
      </w:r>
      <w:proofErr w:type="spellStart"/>
      <w:r w:rsidR="009C20E7">
        <w:rPr>
          <w:rStyle w:val="Strong"/>
          <w:b w:val="0"/>
          <w:bCs w:val="0"/>
          <w:color w:val="000000"/>
          <w:sz w:val="22"/>
          <w:szCs w:val="22"/>
        </w:rPr>
        <w:t>analysed</w:t>
      </w:r>
      <w:proofErr w:type="spellEnd"/>
      <w:r w:rsidR="0051356C">
        <w:rPr>
          <w:rStyle w:val="Strong"/>
          <w:b w:val="0"/>
          <w:bCs w:val="0"/>
          <w:color w:val="000000"/>
          <w:sz w:val="22"/>
          <w:szCs w:val="22"/>
        </w:rPr>
        <w:t xml:space="preserve"> climate impact on natural </w:t>
      </w:r>
      <w:r w:rsidR="00D52456">
        <w:rPr>
          <w:rStyle w:val="Strong"/>
          <w:b w:val="0"/>
          <w:bCs w:val="0"/>
          <w:color w:val="000000"/>
          <w:sz w:val="22"/>
          <w:szCs w:val="22"/>
        </w:rPr>
        <w:t xml:space="preserve">assets </w:t>
      </w:r>
      <w:r w:rsidR="0051356C">
        <w:rPr>
          <w:rStyle w:val="Strong"/>
          <w:b w:val="0"/>
          <w:bCs w:val="0"/>
          <w:color w:val="000000"/>
          <w:sz w:val="22"/>
          <w:szCs w:val="22"/>
        </w:rPr>
        <w:t xml:space="preserve">and ecosystems that are critical for </w:t>
      </w:r>
      <w:r w:rsidR="00142841">
        <w:rPr>
          <w:rStyle w:val="Strong"/>
          <w:b w:val="0"/>
          <w:bCs w:val="0"/>
          <w:color w:val="000000"/>
          <w:sz w:val="22"/>
          <w:szCs w:val="22"/>
        </w:rPr>
        <w:t xml:space="preserve">coastal </w:t>
      </w:r>
      <w:proofErr w:type="spellStart"/>
      <w:r w:rsidR="00142841">
        <w:rPr>
          <w:rStyle w:val="Strong"/>
          <w:b w:val="0"/>
          <w:bCs w:val="0"/>
          <w:color w:val="000000"/>
          <w:sz w:val="22"/>
          <w:szCs w:val="22"/>
        </w:rPr>
        <w:t>agro</w:t>
      </w:r>
      <w:proofErr w:type="spellEnd"/>
      <w:r w:rsidR="00142841">
        <w:rPr>
          <w:rStyle w:val="Strong"/>
          <w:b w:val="0"/>
          <w:bCs w:val="0"/>
          <w:color w:val="000000"/>
          <w:sz w:val="22"/>
          <w:szCs w:val="22"/>
        </w:rPr>
        <w:t>-ecological systems that support subsistence-</w:t>
      </w:r>
      <w:r w:rsidR="0051356C">
        <w:rPr>
          <w:rStyle w:val="Strong"/>
          <w:b w:val="0"/>
          <w:bCs w:val="0"/>
          <w:color w:val="000000"/>
          <w:sz w:val="22"/>
          <w:szCs w:val="22"/>
        </w:rPr>
        <w:t xml:space="preserve"> livelihoods</w:t>
      </w:r>
      <w:r w:rsidR="00142841">
        <w:rPr>
          <w:rStyle w:val="Strong"/>
          <w:b w:val="0"/>
          <w:bCs w:val="0"/>
          <w:color w:val="000000"/>
          <w:sz w:val="22"/>
          <w:szCs w:val="22"/>
        </w:rPr>
        <w:t xml:space="preserve"> in many</w:t>
      </w:r>
      <w:r w:rsidR="0051356C">
        <w:rPr>
          <w:rStyle w:val="Strong"/>
          <w:b w:val="0"/>
          <w:bCs w:val="0"/>
          <w:color w:val="000000"/>
          <w:sz w:val="22"/>
          <w:szCs w:val="22"/>
        </w:rPr>
        <w:t xml:space="preserve"> tropical coastal</w:t>
      </w:r>
      <w:r w:rsidR="00142841">
        <w:rPr>
          <w:rStyle w:val="Strong"/>
          <w:b w:val="0"/>
          <w:bCs w:val="0"/>
          <w:color w:val="000000"/>
          <w:sz w:val="22"/>
          <w:szCs w:val="22"/>
        </w:rPr>
        <w:t xml:space="preserve"> areas</w:t>
      </w:r>
      <w:r w:rsidR="0051356C">
        <w:rPr>
          <w:rStyle w:val="Strong"/>
          <w:b w:val="0"/>
          <w:bCs w:val="0"/>
          <w:color w:val="000000"/>
          <w:sz w:val="22"/>
          <w:szCs w:val="22"/>
        </w:rPr>
        <w:t xml:space="preserve">. These included </w:t>
      </w:r>
      <w:r w:rsidR="00E16E02">
        <w:rPr>
          <w:rStyle w:val="Strong"/>
          <w:b w:val="0"/>
          <w:bCs w:val="0"/>
          <w:color w:val="000000"/>
          <w:sz w:val="22"/>
          <w:szCs w:val="22"/>
        </w:rPr>
        <w:t>mangroves</w:t>
      </w:r>
      <w:r w:rsidR="0051356C">
        <w:rPr>
          <w:rStyle w:val="Strong"/>
          <w:b w:val="0"/>
          <w:bCs w:val="0"/>
          <w:color w:val="000000"/>
          <w:sz w:val="22"/>
          <w:szCs w:val="22"/>
        </w:rPr>
        <w:t xml:space="preserve">, coral </w:t>
      </w:r>
      <w:proofErr w:type="gramStart"/>
      <w:r w:rsidR="0051356C">
        <w:rPr>
          <w:rStyle w:val="Strong"/>
          <w:b w:val="0"/>
          <w:bCs w:val="0"/>
          <w:color w:val="000000"/>
          <w:sz w:val="22"/>
          <w:szCs w:val="22"/>
        </w:rPr>
        <w:t>reefs</w:t>
      </w:r>
      <w:proofErr w:type="gramEnd"/>
      <w:r w:rsidR="0051356C">
        <w:rPr>
          <w:rStyle w:val="Strong"/>
          <w:b w:val="0"/>
          <w:bCs w:val="0"/>
          <w:color w:val="000000"/>
          <w:sz w:val="22"/>
          <w:szCs w:val="22"/>
        </w:rPr>
        <w:t xml:space="preserve"> and cropland on the coastal catchments. </w:t>
      </w:r>
      <w:ins w:id="39" w:author="DrEFA" w:date="2023-05-16T08:19:00Z">
        <w:r w:rsidR="00D527FB">
          <w:rPr>
            <w:rStyle w:val="Strong"/>
            <w:b w:val="0"/>
            <w:bCs w:val="0"/>
            <w:color w:val="000000"/>
            <w:sz w:val="22"/>
            <w:szCs w:val="22"/>
          </w:rPr>
          <w:t>Climate change i</w:t>
        </w:r>
      </w:ins>
      <w:r w:rsidR="00142841">
        <w:rPr>
          <w:rStyle w:val="Strong"/>
          <w:b w:val="0"/>
          <w:bCs w:val="0"/>
          <w:color w:val="000000"/>
          <w:sz w:val="22"/>
          <w:szCs w:val="22"/>
        </w:rPr>
        <w:t>mpact was estimated as a function of hazard and exposure</w:t>
      </w:r>
      <w:r w:rsidR="009C20E7">
        <w:rPr>
          <w:rStyle w:val="Strong"/>
          <w:b w:val="0"/>
          <w:bCs w:val="0"/>
          <w:color w:val="000000"/>
          <w:sz w:val="22"/>
          <w:szCs w:val="22"/>
        </w:rPr>
        <w:t>.</w:t>
      </w:r>
      <w:r w:rsidR="00142841">
        <w:rPr>
          <w:rStyle w:val="Strong"/>
          <w:b w:val="0"/>
          <w:bCs w:val="0"/>
          <w:color w:val="000000"/>
          <w:sz w:val="22"/>
          <w:szCs w:val="22"/>
        </w:rPr>
        <w:t xml:space="preserve"> </w:t>
      </w:r>
      <w:r w:rsidR="009C20E7">
        <w:rPr>
          <w:rStyle w:val="Strong"/>
          <w:b w:val="0"/>
          <w:bCs w:val="0"/>
          <w:color w:val="000000"/>
          <w:sz w:val="22"/>
          <w:szCs w:val="22"/>
        </w:rPr>
        <w:t>H</w:t>
      </w:r>
      <w:r w:rsidR="00142841">
        <w:rPr>
          <w:rStyle w:val="Strong"/>
          <w:b w:val="0"/>
          <w:bCs w:val="0"/>
          <w:color w:val="000000"/>
          <w:sz w:val="22"/>
          <w:szCs w:val="22"/>
        </w:rPr>
        <w:t xml:space="preserve">azards comprised </w:t>
      </w:r>
      <w:ins w:id="40" w:author="DrEFA" w:date="2023-05-11T09:17:00Z">
        <w:r w:rsidR="00C8006D">
          <w:rPr>
            <w:rStyle w:val="Strong"/>
            <w:b w:val="0"/>
            <w:bCs w:val="0"/>
            <w:color w:val="000000"/>
            <w:sz w:val="22"/>
            <w:szCs w:val="22"/>
          </w:rPr>
          <w:t>1</w:t>
        </w:r>
      </w:ins>
      <w:ins w:id="41" w:author="DrEFA" w:date="2023-05-11T17:05:00Z">
        <w:r w:rsidR="00377C4B">
          <w:rPr>
            <w:rStyle w:val="Strong"/>
            <w:b w:val="0"/>
            <w:bCs w:val="0"/>
            <w:color w:val="000000"/>
            <w:sz w:val="22"/>
            <w:szCs w:val="22"/>
          </w:rPr>
          <w:t>3</w:t>
        </w:r>
      </w:ins>
      <w:ins w:id="42" w:author="DrEFA" w:date="2023-05-11T09:17:00Z">
        <w:r w:rsidR="00C8006D">
          <w:rPr>
            <w:rStyle w:val="Strong"/>
            <w:b w:val="0"/>
            <w:bCs w:val="0"/>
            <w:color w:val="000000"/>
            <w:sz w:val="22"/>
            <w:szCs w:val="22"/>
          </w:rPr>
          <w:t xml:space="preserve"> </w:t>
        </w:r>
      </w:ins>
      <w:ins w:id="43" w:author="DrEFA" w:date="2023-05-16T08:20:00Z">
        <w:r w:rsidR="00D527FB">
          <w:rPr>
            <w:rStyle w:val="Strong"/>
            <w:b w:val="0"/>
            <w:bCs w:val="0"/>
            <w:color w:val="000000"/>
            <w:sz w:val="22"/>
            <w:szCs w:val="22"/>
          </w:rPr>
          <w:t>climate-derive</w:t>
        </w:r>
      </w:ins>
      <w:r w:rsidR="00142841">
        <w:rPr>
          <w:rStyle w:val="Strong"/>
          <w:b w:val="0"/>
          <w:bCs w:val="0"/>
          <w:color w:val="000000"/>
          <w:sz w:val="22"/>
          <w:szCs w:val="22"/>
        </w:rPr>
        <w:t>d proxies of acute and chronic stressors</w:t>
      </w:r>
      <w:ins w:id="44" w:author="DrEFA" w:date="2023-05-16T08:19:00Z">
        <w:r w:rsidR="00D527FB">
          <w:rPr>
            <w:rStyle w:val="Strong"/>
            <w:b w:val="0"/>
            <w:bCs w:val="0"/>
            <w:color w:val="000000"/>
            <w:sz w:val="22"/>
            <w:szCs w:val="22"/>
          </w:rPr>
          <w:t>,</w:t>
        </w:r>
      </w:ins>
      <w:ins w:id="45" w:author="DrEFA" w:date="2023-05-16T08:18:00Z">
        <w:r w:rsidR="00D527FB">
          <w:rPr>
            <w:rStyle w:val="Strong"/>
            <w:b w:val="0"/>
            <w:bCs w:val="0"/>
            <w:color w:val="000000"/>
            <w:sz w:val="22"/>
            <w:szCs w:val="22"/>
          </w:rPr>
          <w:t xml:space="preserve"> incl</w:t>
        </w:r>
      </w:ins>
      <w:ins w:id="46" w:author="DrEFA" w:date="2023-05-16T08:19:00Z">
        <w:r w:rsidR="00D527FB">
          <w:rPr>
            <w:rStyle w:val="Strong"/>
            <w:b w:val="0"/>
            <w:bCs w:val="0"/>
            <w:color w:val="000000"/>
            <w:sz w:val="22"/>
            <w:szCs w:val="22"/>
          </w:rPr>
          <w:t xml:space="preserve">uding </w:t>
        </w:r>
      </w:ins>
      <w:ins w:id="47" w:author="DrEFA" w:date="2023-05-11T09:25:00Z">
        <w:r w:rsidR="009B49D0">
          <w:rPr>
            <w:rStyle w:val="Strong"/>
            <w:b w:val="0"/>
            <w:bCs w:val="0"/>
            <w:color w:val="000000"/>
            <w:sz w:val="22"/>
            <w:szCs w:val="22"/>
          </w:rPr>
          <w:t>frequency and intensity of extreme temperatures</w:t>
        </w:r>
      </w:ins>
      <w:ins w:id="48" w:author="DrEFA" w:date="2023-05-16T08:18:00Z">
        <w:r w:rsidR="00D527FB">
          <w:rPr>
            <w:rStyle w:val="Strong"/>
            <w:b w:val="0"/>
            <w:bCs w:val="0"/>
            <w:color w:val="000000"/>
            <w:sz w:val="22"/>
            <w:szCs w:val="22"/>
          </w:rPr>
          <w:t xml:space="preserve"> and</w:t>
        </w:r>
      </w:ins>
      <w:ins w:id="49" w:author="DrEFA" w:date="2023-05-11T09:25:00Z">
        <w:r w:rsidR="009B49D0">
          <w:rPr>
            <w:rStyle w:val="Strong"/>
            <w:b w:val="0"/>
            <w:bCs w:val="0"/>
            <w:color w:val="000000"/>
            <w:sz w:val="22"/>
            <w:szCs w:val="22"/>
          </w:rPr>
          <w:t xml:space="preserve"> drought, </w:t>
        </w:r>
      </w:ins>
      <w:ins w:id="50" w:author="DrEFA" w:date="2023-05-16T08:18:00Z">
        <w:r w:rsidR="00D527FB">
          <w:rPr>
            <w:rStyle w:val="Strong"/>
            <w:b w:val="0"/>
            <w:bCs w:val="0"/>
            <w:color w:val="000000"/>
            <w:sz w:val="22"/>
            <w:szCs w:val="22"/>
          </w:rPr>
          <w:t xml:space="preserve">and </w:t>
        </w:r>
      </w:ins>
      <w:ins w:id="51" w:author="DrEFA" w:date="2023-05-11T09:25:00Z">
        <w:r w:rsidR="009B49D0">
          <w:rPr>
            <w:rStyle w:val="Strong"/>
            <w:b w:val="0"/>
            <w:bCs w:val="0"/>
            <w:color w:val="000000"/>
            <w:sz w:val="22"/>
            <w:szCs w:val="22"/>
          </w:rPr>
          <w:t xml:space="preserve">long-term trends in </w:t>
        </w:r>
      </w:ins>
      <w:ins w:id="52" w:author="DrEFA" w:date="2023-05-11T09:26:00Z">
        <w:r w:rsidR="009B49D0">
          <w:rPr>
            <w:rStyle w:val="Strong"/>
            <w:b w:val="0"/>
            <w:bCs w:val="0"/>
            <w:color w:val="000000"/>
            <w:sz w:val="22"/>
            <w:szCs w:val="22"/>
          </w:rPr>
          <w:t xml:space="preserve">ocean pH, among others </w:t>
        </w:r>
      </w:ins>
      <w:r w:rsidR="009C20E7">
        <w:rPr>
          <w:rStyle w:val="Strong"/>
          <w:b w:val="0"/>
          <w:bCs w:val="0"/>
          <w:color w:val="000000"/>
          <w:sz w:val="22"/>
          <w:szCs w:val="22"/>
        </w:rPr>
        <w:t>(</w:t>
      </w:r>
      <w:ins w:id="53" w:author="DrEFA" w:date="2023-05-11T09:18:00Z">
        <w:r w:rsidR="00C8006D">
          <w:rPr>
            <w:rStyle w:val="Strong"/>
            <w:b w:val="0"/>
            <w:bCs w:val="0"/>
            <w:color w:val="000000"/>
            <w:sz w:val="22"/>
            <w:szCs w:val="22"/>
          </w:rPr>
          <w:t>F</w:t>
        </w:r>
      </w:ins>
      <w:r w:rsidR="009C20E7">
        <w:rPr>
          <w:rStyle w:val="Strong"/>
          <w:b w:val="0"/>
          <w:bCs w:val="0"/>
          <w:color w:val="000000"/>
          <w:sz w:val="22"/>
          <w:szCs w:val="22"/>
        </w:rPr>
        <w:t xml:space="preserve">ig. </w:t>
      </w:r>
      <w:proofErr w:type="spellStart"/>
      <w:ins w:id="54" w:author="DrEFA" w:date="2023-05-11T09:18:00Z">
        <w:r w:rsidR="00C8006D">
          <w:rPr>
            <w:rStyle w:val="Strong"/>
            <w:b w:val="0"/>
            <w:bCs w:val="0"/>
            <w:color w:val="000000"/>
            <w:sz w:val="22"/>
            <w:szCs w:val="22"/>
          </w:rPr>
          <w:t>S</w:t>
        </w:r>
      </w:ins>
      <w:r w:rsidR="009C20E7">
        <w:rPr>
          <w:rStyle w:val="Strong"/>
          <w:b w:val="0"/>
          <w:bCs w:val="0"/>
          <w:color w:val="000000"/>
          <w:sz w:val="22"/>
          <w:szCs w:val="22"/>
        </w:rPr>
        <w:t>x</w:t>
      </w:r>
      <w:proofErr w:type="spellEnd"/>
      <w:ins w:id="55" w:author="DrEFA" w:date="2023-05-11T09:24:00Z">
        <w:r w:rsidR="00C8006D">
          <w:rPr>
            <w:rStyle w:val="Strong"/>
            <w:b w:val="0"/>
            <w:bCs w:val="0"/>
            <w:color w:val="000000"/>
            <w:sz w:val="22"/>
            <w:szCs w:val="22"/>
          </w:rPr>
          <w:t xml:space="preserve">, Table </w:t>
        </w:r>
        <w:proofErr w:type="spellStart"/>
        <w:r w:rsidR="00C8006D">
          <w:rPr>
            <w:rStyle w:val="Strong"/>
            <w:b w:val="0"/>
            <w:bCs w:val="0"/>
            <w:color w:val="000000"/>
            <w:sz w:val="22"/>
            <w:szCs w:val="22"/>
          </w:rPr>
          <w:t>Sx</w:t>
        </w:r>
      </w:ins>
      <w:proofErr w:type="spellEnd"/>
      <w:r w:rsidR="009C20E7">
        <w:rPr>
          <w:rStyle w:val="Strong"/>
          <w:b w:val="0"/>
          <w:bCs w:val="0"/>
          <w:color w:val="000000"/>
          <w:sz w:val="22"/>
          <w:szCs w:val="22"/>
        </w:rPr>
        <w:t>).</w:t>
      </w:r>
      <w:r w:rsidR="002D49AC">
        <w:rPr>
          <w:rStyle w:val="Strong"/>
          <w:b w:val="0"/>
          <w:bCs w:val="0"/>
          <w:color w:val="000000"/>
          <w:sz w:val="22"/>
          <w:szCs w:val="22"/>
        </w:rPr>
        <w:t xml:space="preserve"> </w:t>
      </w:r>
      <w:r w:rsidR="009C20E7">
        <w:rPr>
          <w:rStyle w:val="Strong"/>
          <w:b w:val="0"/>
          <w:bCs w:val="0"/>
          <w:color w:val="000000"/>
          <w:sz w:val="22"/>
          <w:szCs w:val="22"/>
        </w:rPr>
        <w:t xml:space="preserve">Exposure was derived </w:t>
      </w:r>
      <w:r w:rsidR="002D49AC">
        <w:rPr>
          <w:rStyle w:val="Strong"/>
          <w:b w:val="0"/>
          <w:bCs w:val="0"/>
          <w:color w:val="000000"/>
          <w:sz w:val="22"/>
          <w:szCs w:val="22"/>
        </w:rPr>
        <w:t>by estimating the spatial coverage</w:t>
      </w:r>
      <w:ins w:id="56" w:author="DrEFA" w:date="2023-05-11T09:17:00Z">
        <w:r w:rsidR="00C8006D">
          <w:rPr>
            <w:rStyle w:val="Strong"/>
            <w:b w:val="0"/>
            <w:bCs w:val="0"/>
            <w:color w:val="000000"/>
            <w:sz w:val="22"/>
            <w:szCs w:val="22"/>
          </w:rPr>
          <w:t xml:space="preserve"> </w:t>
        </w:r>
      </w:ins>
      <w:ins w:id="57" w:author="DrEFA" w:date="2023-05-11T09:22:00Z">
        <w:r w:rsidR="00C8006D">
          <w:rPr>
            <w:rStyle w:val="Strong"/>
            <w:b w:val="0"/>
            <w:bCs w:val="0"/>
            <w:color w:val="000000"/>
            <w:sz w:val="22"/>
            <w:szCs w:val="22"/>
          </w:rPr>
          <w:t xml:space="preserve">of </w:t>
        </w:r>
      </w:ins>
      <w:ins w:id="58" w:author="DrEFA" w:date="2023-05-11T09:18:00Z">
        <w:r w:rsidR="00C8006D">
          <w:rPr>
            <w:rStyle w:val="Strong"/>
            <w:b w:val="0"/>
            <w:bCs w:val="0"/>
            <w:color w:val="000000"/>
            <w:sz w:val="22"/>
            <w:szCs w:val="22"/>
          </w:rPr>
          <w:t>mangrove, seagrass, coral reef</w:t>
        </w:r>
      </w:ins>
      <w:ins w:id="59" w:author="DrEFA" w:date="2023-05-11T09:19:00Z">
        <w:r w:rsidR="00C8006D">
          <w:rPr>
            <w:rStyle w:val="Strong"/>
            <w:b w:val="0"/>
            <w:bCs w:val="0"/>
            <w:color w:val="000000"/>
            <w:sz w:val="22"/>
            <w:szCs w:val="22"/>
          </w:rPr>
          <w:t xml:space="preserve">, </w:t>
        </w:r>
      </w:ins>
      <w:ins w:id="60" w:author="DrEFA" w:date="2023-05-11T09:22:00Z">
        <w:r w:rsidR="00C8006D">
          <w:rPr>
            <w:rStyle w:val="Strong"/>
            <w:b w:val="0"/>
            <w:bCs w:val="0"/>
            <w:color w:val="000000"/>
            <w:sz w:val="22"/>
            <w:szCs w:val="22"/>
          </w:rPr>
          <w:t xml:space="preserve">and </w:t>
        </w:r>
      </w:ins>
      <w:ins w:id="61" w:author="DrEFA" w:date="2023-05-11T09:19:00Z">
        <w:r w:rsidR="00C8006D">
          <w:rPr>
            <w:rStyle w:val="Strong"/>
            <w:b w:val="0"/>
            <w:bCs w:val="0"/>
            <w:color w:val="000000"/>
            <w:sz w:val="22"/>
            <w:szCs w:val="22"/>
          </w:rPr>
          <w:t xml:space="preserve">cropland </w:t>
        </w:r>
      </w:ins>
      <w:ins w:id="62" w:author="DrEFA" w:date="2023-05-11T09:22:00Z">
        <w:r w:rsidR="00C8006D">
          <w:rPr>
            <w:rStyle w:val="Strong"/>
            <w:b w:val="0"/>
            <w:bCs w:val="0"/>
            <w:color w:val="000000"/>
            <w:sz w:val="22"/>
            <w:szCs w:val="22"/>
          </w:rPr>
          <w:t xml:space="preserve">(i.e., maize and rice) </w:t>
        </w:r>
      </w:ins>
      <w:ins w:id="63" w:author="DrEFA" w:date="2023-05-11T09:19:00Z">
        <w:r w:rsidR="00C8006D">
          <w:rPr>
            <w:rStyle w:val="Strong"/>
            <w:b w:val="0"/>
            <w:bCs w:val="0"/>
            <w:color w:val="000000"/>
            <w:sz w:val="22"/>
            <w:szCs w:val="22"/>
          </w:rPr>
          <w:t>and four functional metrics at reef scale</w:t>
        </w:r>
      </w:ins>
      <w:ins w:id="64" w:author="DrEFA" w:date="2023-05-11T09:20:00Z">
        <w:r w:rsidR="00C8006D">
          <w:rPr>
            <w:rStyle w:val="Strong"/>
            <w:b w:val="0"/>
            <w:bCs w:val="0"/>
            <w:color w:val="000000"/>
            <w:sz w:val="22"/>
            <w:szCs w:val="22"/>
          </w:rPr>
          <w:t>s</w:t>
        </w:r>
      </w:ins>
      <w:ins w:id="65" w:author="DrEFA" w:date="2023-05-11T09:19:00Z">
        <w:r w:rsidR="00C8006D">
          <w:rPr>
            <w:rStyle w:val="Strong"/>
            <w:b w:val="0"/>
            <w:bCs w:val="0"/>
            <w:color w:val="000000"/>
            <w:sz w:val="22"/>
            <w:szCs w:val="22"/>
          </w:rPr>
          <w:t xml:space="preserve">, including </w:t>
        </w:r>
      </w:ins>
      <w:ins w:id="66" w:author="DrEFA" w:date="2023-05-11T09:20:00Z">
        <w:r w:rsidR="00C8006D">
          <w:rPr>
            <w:rStyle w:val="Strong"/>
            <w:b w:val="0"/>
            <w:bCs w:val="0"/>
            <w:color w:val="000000"/>
            <w:sz w:val="22"/>
            <w:szCs w:val="22"/>
          </w:rPr>
          <w:t>functional</w:t>
        </w:r>
      </w:ins>
      <w:ins w:id="67" w:author="DrEFA" w:date="2023-05-11T09:19:00Z">
        <w:r w:rsidR="00C8006D">
          <w:rPr>
            <w:rStyle w:val="Strong"/>
            <w:b w:val="0"/>
            <w:bCs w:val="0"/>
            <w:color w:val="000000"/>
            <w:sz w:val="22"/>
            <w:szCs w:val="22"/>
          </w:rPr>
          <w:t xml:space="preserve"> diversity</w:t>
        </w:r>
      </w:ins>
      <w:ins w:id="68" w:author="DrEFA" w:date="2023-05-11T09:23:00Z">
        <w:r w:rsidR="00C8006D">
          <w:rPr>
            <w:rStyle w:val="Strong"/>
            <w:b w:val="0"/>
            <w:bCs w:val="0"/>
            <w:color w:val="000000"/>
            <w:sz w:val="22"/>
            <w:szCs w:val="22"/>
          </w:rPr>
          <w:t xml:space="preserve"> (</w:t>
        </w:r>
        <w:proofErr w:type="spellStart"/>
        <w:r w:rsidR="00C8006D">
          <w:rPr>
            <w:rStyle w:val="Strong"/>
            <w:b w:val="0"/>
            <w:bCs w:val="0"/>
            <w:color w:val="000000"/>
            <w:sz w:val="22"/>
            <w:szCs w:val="22"/>
          </w:rPr>
          <w:t>FDiv</w:t>
        </w:r>
        <w:proofErr w:type="spellEnd"/>
        <w:r w:rsidR="00C8006D">
          <w:rPr>
            <w:rStyle w:val="Strong"/>
            <w:b w:val="0"/>
            <w:bCs w:val="0"/>
            <w:color w:val="000000"/>
            <w:sz w:val="22"/>
            <w:szCs w:val="22"/>
          </w:rPr>
          <w:t>)</w:t>
        </w:r>
      </w:ins>
      <w:ins w:id="69" w:author="DrEFA" w:date="2023-05-11T09:19:00Z">
        <w:r w:rsidR="00C8006D">
          <w:rPr>
            <w:rStyle w:val="Strong"/>
            <w:b w:val="0"/>
            <w:bCs w:val="0"/>
            <w:color w:val="000000"/>
            <w:sz w:val="22"/>
            <w:szCs w:val="22"/>
          </w:rPr>
          <w:t xml:space="preserve">, </w:t>
        </w:r>
      </w:ins>
      <w:ins w:id="70" w:author="DrEFA" w:date="2023-05-11T09:20:00Z">
        <w:r w:rsidR="00C8006D">
          <w:rPr>
            <w:rStyle w:val="Strong"/>
            <w:b w:val="0"/>
            <w:bCs w:val="0"/>
            <w:color w:val="000000"/>
            <w:sz w:val="22"/>
            <w:szCs w:val="22"/>
          </w:rPr>
          <w:t xml:space="preserve">functional </w:t>
        </w:r>
      </w:ins>
      <w:ins w:id="71" w:author="DrEFA" w:date="2023-05-11T09:22:00Z">
        <w:r w:rsidR="00C8006D">
          <w:rPr>
            <w:rStyle w:val="Strong"/>
            <w:b w:val="0"/>
            <w:bCs w:val="0"/>
            <w:color w:val="000000"/>
            <w:sz w:val="22"/>
            <w:szCs w:val="22"/>
          </w:rPr>
          <w:t>evenness</w:t>
        </w:r>
      </w:ins>
      <w:ins w:id="72" w:author="DrEFA" w:date="2023-05-11T09:23:00Z">
        <w:r w:rsidR="00C8006D">
          <w:rPr>
            <w:rStyle w:val="Strong"/>
            <w:b w:val="0"/>
            <w:bCs w:val="0"/>
            <w:color w:val="000000"/>
            <w:sz w:val="22"/>
            <w:szCs w:val="22"/>
          </w:rPr>
          <w:t xml:space="preserve"> (</w:t>
        </w:r>
        <w:proofErr w:type="spellStart"/>
        <w:r w:rsidR="00C8006D">
          <w:rPr>
            <w:rStyle w:val="Strong"/>
            <w:b w:val="0"/>
            <w:bCs w:val="0"/>
            <w:color w:val="000000"/>
            <w:sz w:val="22"/>
            <w:szCs w:val="22"/>
          </w:rPr>
          <w:t>FEve</w:t>
        </w:r>
        <w:proofErr w:type="spellEnd"/>
        <w:r w:rsidR="00C8006D">
          <w:rPr>
            <w:rStyle w:val="Strong"/>
            <w:b w:val="0"/>
            <w:bCs w:val="0"/>
            <w:color w:val="000000"/>
            <w:sz w:val="22"/>
            <w:szCs w:val="22"/>
          </w:rPr>
          <w:t>)</w:t>
        </w:r>
      </w:ins>
      <w:ins w:id="73" w:author="DrEFA" w:date="2023-05-11T09:20:00Z">
        <w:r w:rsidR="00C8006D">
          <w:rPr>
            <w:rStyle w:val="Strong"/>
            <w:b w:val="0"/>
            <w:bCs w:val="0"/>
            <w:color w:val="000000"/>
            <w:sz w:val="22"/>
            <w:szCs w:val="22"/>
          </w:rPr>
          <w:t>,</w:t>
        </w:r>
      </w:ins>
      <w:ins w:id="74" w:author="DrEFA" w:date="2023-05-11T09:22:00Z">
        <w:r w:rsidR="00C8006D">
          <w:rPr>
            <w:rStyle w:val="Strong"/>
            <w:b w:val="0"/>
            <w:bCs w:val="0"/>
            <w:color w:val="000000"/>
            <w:sz w:val="22"/>
            <w:szCs w:val="22"/>
          </w:rPr>
          <w:t xml:space="preserve"> and functional </w:t>
        </w:r>
      </w:ins>
      <w:ins w:id="75" w:author="DrEFA" w:date="2023-05-11T09:23:00Z">
        <w:r w:rsidR="00C8006D">
          <w:rPr>
            <w:rStyle w:val="Strong"/>
            <w:b w:val="0"/>
            <w:bCs w:val="0"/>
            <w:color w:val="000000"/>
            <w:sz w:val="22"/>
            <w:szCs w:val="22"/>
          </w:rPr>
          <w:t>richness (</w:t>
        </w:r>
        <w:proofErr w:type="spellStart"/>
        <w:r w:rsidR="00C8006D">
          <w:rPr>
            <w:rStyle w:val="Strong"/>
            <w:b w:val="0"/>
            <w:bCs w:val="0"/>
            <w:color w:val="000000"/>
            <w:sz w:val="22"/>
            <w:szCs w:val="22"/>
          </w:rPr>
          <w:t>FRic</w:t>
        </w:r>
        <w:proofErr w:type="spellEnd"/>
        <w:r w:rsidR="00C8006D">
          <w:rPr>
            <w:rStyle w:val="Strong"/>
            <w:b w:val="0"/>
            <w:bCs w:val="0"/>
            <w:color w:val="000000"/>
            <w:sz w:val="22"/>
            <w:szCs w:val="22"/>
          </w:rPr>
          <w:t>).</w:t>
        </w:r>
      </w:ins>
    </w:p>
    <w:p w14:paraId="6A4A8379" w14:textId="77777777" w:rsidR="003A41E8" w:rsidRDefault="003A41E8" w:rsidP="003A41E8">
      <w:pPr>
        <w:pStyle w:val="NormalWeb"/>
        <w:spacing w:before="0" w:beforeAutospacing="0" w:after="0" w:afterAutospacing="0" w:line="360" w:lineRule="auto"/>
        <w:rPr>
          <w:rStyle w:val="Strong"/>
          <w:b w:val="0"/>
          <w:bCs w:val="0"/>
          <w:color w:val="000000"/>
          <w:sz w:val="22"/>
          <w:szCs w:val="22"/>
        </w:rPr>
      </w:pPr>
    </w:p>
    <w:p w14:paraId="1A1BF262" w14:textId="7BD34214" w:rsidR="003A41E8" w:rsidRPr="00B10912" w:rsidRDefault="002D49AC" w:rsidP="003A41E8">
      <w:pPr>
        <w:pStyle w:val="NormalWeb"/>
        <w:spacing w:before="0" w:beforeAutospacing="0" w:after="0" w:afterAutospacing="0" w:line="360" w:lineRule="auto"/>
        <w:rPr>
          <w:b/>
          <w:bCs/>
          <w:color w:val="000000"/>
          <w:sz w:val="22"/>
          <w:szCs w:val="22"/>
        </w:rPr>
      </w:pPr>
      <w:r>
        <w:rPr>
          <w:rStyle w:val="Strong"/>
          <w:b w:val="0"/>
          <w:bCs w:val="0"/>
          <w:color w:val="000000"/>
          <w:sz w:val="22"/>
          <w:szCs w:val="22"/>
        </w:rPr>
        <w:t>We estimated r</w:t>
      </w:r>
      <w:r w:rsidR="009C20E7">
        <w:rPr>
          <w:rStyle w:val="Strong"/>
          <w:b w:val="0"/>
          <w:bCs w:val="0"/>
          <w:color w:val="000000"/>
          <w:sz w:val="22"/>
          <w:szCs w:val="22"/>
        </w:rPr>
        <w:t xml:space="preserve">esidual </w:t>
      </w:r>
      <w:r w:rsidR="00F40CB0">
        <w:rPr>
          <w:rStyle w:val="Strong"/>
          <w:b w:val="0"/>
          <w:bCs w:val="0"/>
          <w:color w:val="000000"/>
          <w:sz w:val="22"/>
          <w:szCs w:val="22"/>
        </w:rPr>
        <w:t>risk</w:t>
      </w:r>
      <w:r w:rsidR="009C20E7">
        <w:rPr>
          <w:rStyle w:val="Strong"/>
          <w:b w:val="0"/>
          <w:bCs w:val="0"/>
          <w:color w:val="000000"/>
          <w:sz w:val="22"/>
          <w:szCs w:val="22"/>
        </w:rPr>
        <w:t xml:space="preserve"> as a function of </w:t>
      </w:r>
      <w:r>
        <w:rPr>
          <w:rStyle w:val="Strong"/>
          <w:b w:val="0"/>
          <w:bCs w:val="0"/>
          <w:color w:val="000000"/>
          <w:sz w:val="22"/>
          <w:szCs w:val="22"/>
        </w:rPr>
        <w:t xml:space="preserve">the </w:t>
      </w:r>
      <w:ins w:id="76" w:author="DrEFA" w:date="2023-05-11T09:28:00Z">
        <w:r w:rsidR="009B49D0">
          <w:rPr>
            <w:rStyle w:val="Strong"/>
            <w:b w:val="0"/>
            <w:bCs w:val="0"/>
            <w:color w:val="000000"/>
            <w:sz w:val="22"/>
            <w:szCs w:val="22"/>
          </w:rPr>
          <w:t xml:space="preserve">potential </w:t>
        </w:r>
      </w:ins>
      <w:r w:rsidR="00F40CB0">
        <w:rPr>
          <w:rStyle w:val="Strong"/>
          <w:b w:val="0"/>
          <w:bCs w:val="0"/>
          <w:color w:val="000000"/>
          <w:sz w:val="22"/>
          <w:szCs w:val="22"/>
        </w:rPr>
        <w:t xml:space="preserve">impact, socioecological </w:t>
      </w:r>
      <w:r w:rsidR="003E123B">
        <w:rPr>
          <w:rStyle w:val="Strong"/>
          <w:b w:val="0"/>
          <w:bCs w:val="0"/>
          <w:color w:val="000000"/>
          <w:sz w:val="22"/>
          <w:szCs w:val="22"/>
        </w:rPr>
        <w:t>sensitivity,</w:t>
      </w:r>
      <w:r w:rsidR="00F40CB0">
        <w:rPr>
          <w:rStyle w:val="Strong"/>
          <w:b w:val="0"/>
          <w:bCs w:val="0"/>
          <w:color w:val="000000"/>
          <w:sz w:val="22"/>
          <w:szCs w:val="22"/>
        </w:rPr>
        <w:t xml:space="preserve"> and </w:t>
      </w:r>
      <w:r w:rsidR="003E123B">
        <w:rPr>
          <w:rStyle w:val="Strong"/>
          <w:b w:val="0"/>
          <w:bCs w:val="0"/>
          <w:color w:val="000000"/>
          <w:sz w:val="22"/>
          <w:szCs w:val="22"/>
        </w:rPr>
        <w:t>adaptive capacity</w:t>
      </w:r>
      <w:r w:rsidR="00F40CB0">
        <w:rPr>
          <w:rStyle w:val="Strong"/>
          <w:b w:val="0"/>
          <w:bCs w:val="0"/>
          <w:color w:val="000000"/>
          <w:sz w:val="22"/>
          <w:szCs w:val="22"/>
        </w:rPr>
        <w:t xml:space="preserve"> metrics. </w:t>
      </w:r>
      <w:ins w:id="77" w:author="Maina Mbui" w:date="2023-05-15T09:28:00Z">
        <w:r w:rsidR="002E159C">
          <w:rPr>
            <w:rStyle w:val="Strong"/>
            <w:b w:val="0"/>
            <w:bCs w:val="0"/>
            <w:color w:val="000000"/>
            <w:sz w:val="22"/>
            <w:szCs w:val="22"/>
          </w:rPr>
          <w:t>Sensitivity and adapt</w:t>
        </w:r>
      </w:ins>
      <w:ins w:id="78" w:author="Maina Mbui" w:date="2023-05-15T09:29:00Z">
        <w:r w:rsidR="002E159C">
          <w:rPr>
            <w:rStyle w:val="Strong"/>
            <w:b w:val="0"/>
            <w:bCs w:val="0"/>
            <w:color w:val="000000"/>
            <w:sz w:val="22"/>
            <w:szCs w:val="22"/>
          </w:rPr>
          <w:t xml:space="preserve">ive capacity </w:t>
        </w:r>
      </w:ins>
      <w:r w:rsidR="00F40CB0">
        <w:rPr>
          <w:rStyle w:val="Strong"/>
          <w:b w:val="0"/>
          <w:bCs w:val="0"/>
          <w:color w:val="000000"/>
          <w:sz w:val="22"/>
          <w:szCs w:val="22"/>
        </w:rPr>
        <w:t xml:space="preserve">were based on socioeconomic survey of </w:t>
      </w:r>
      <w:r w:rsidR="00F40CB0" w:rsidRPr="00E96683">
        <w:rPr>
          <w:rStyle w:val="Strong"/>
          <w:color w:val="000000"/>
          <w:sz w:val="22"/>
          <w:szCs w:val="22"/>
          <w:highlight w:val="yellow"/>
        </w:rPr>
        <w:t>xxx</w:t>
      </w:r>
      <w:r w:rsidR="00F40CB0">
        <w:rPr>
          <w:rStyle w:val="Strong"/>
          <w:b w:val="0"/>
          <w:bCs w:val="0"/>
          <w:color w:val="000000"/>
          <w:sz w:val="22"/>
          <w:szCs w:val="22"/>
        </w:rPr>
        <w:t xml:space="preserve"> households in </w:t>
      </w:r>
      <w:ins w:id="79" w:author="DrEFA" w:date="2023-05-11T09:27:00Z">
        <w:r w:rsidR="009B49D0">
          <w:rPr>
            <w:rStyle w:val="Strong"/>
            <w:b w:val="0"/>
            <w:bCs w:val="0"/>
            <w:color w:val="000000"/>
            <w:sz w:val="22"/>
            <w:szCs w:val="22"/>
          </w:rPr>
          <w:t>2</w:t>
        </w:r>
      </w:ins>
      <w:r w:rsidR="003E123B">
        <w:rPr>
          <w:rStyle w:val="Strong"/>
          <w:b w:val="0"/>
          <w:bCs w:val="0"/>
          <w:color w:val="000000"/>
          <w:sz w:val="22"/>
          <w:szCs w:val="22"/>
        </w:rPr>
        <w:t>9</w:t>
      </w:r>
      <w:r w:rsidR="00F40CB0">
        <w:rPr>
          <w:rStyle w:val="Strong"/>
          <w:b w:val="0"/>
          <w:bCs w:val="0"/>
          <w:color w:val="000000"/>
          <w:sz w:val="22"/>
          <w:szCs w:val="22"/>
        </w:rPr>
        <w:t xml:space="preserve"> villages in four countries</w:t>
      </w:r>
      <w:del w:id="80" w:author="DrEFA" w:date="2023-05-17T12:42:00Z">
        <w:r w:rsidR="00F40CB0" w:rsidDel="00C07009">
          <w:rPr>
            <w:rStyle w:val="Strong"/>
            <w:b w:val="0"/>
            <w:bCs w:val="0"/>
            <w:color w:val="000000"/>
            <w:sz w:val="22"/>
            <w:szCs w:val="22"/>
          </w:rPr>
          <w:delText xml:space="preserve"> </w:delText>
        </w:r>
        <w:r w:rsidR="00F40CB0" w:rsidRPr="002C5076" w:rsidDel="00C07009">
          <w:rPr>
            <w:rStyle w:val="Strong"/>
            <w:b w:val="0"/>
            <w:bCs w:val="0"/>
            <w:color w:val="C00000"/>
            <w:sz w:val="22"/>
            <w:szCs w:val="22"/>
            <w:highlight w:val="yellow"/>
          </w:rPr>
          <w:delText>C</w:delText>
        </w:r>
      </w:del>
      <w:r w:rsidR="00F40CB0" w:rsidRPr="002C5076">
        <w:rPr>
          <w:rStyle w:val="Strong"/>
          <w:b w:val="0"/>
          <w:bCs w:val="0"/>
          <w:color w:val="C00000"/>
          <w:sz w:val="22"/>
          <w:szCs w:val="22"/>
        </w:rPr>
        <w:t xml:space="preserve"> </w:t>
      </w:r>
      <w:ins w:id="81" w:author="Maina Mbui" w:date="2023-05-15T09:32:00Z">
        <w:r w:rsidR="002E159C">
          <w:rPr>
            <w:rStyle w:val="Strong"/>
            <w:b w:val="0"/>
            <w:bCs w:val="0"/>
            <w:color w:val="C00000"/>
            <w:sz w:val="22"/>
            <w:szCs w:val="22"/>
          </w:rPr>
          <w:t xml:space="preserve">in a socioecological vulnerability assessment framework </w:t>
        </w:r>
      </w:ins>
      <w:r>
        <w:rPr>
          <w:rStyle w:val="Strong"/>
          <w:b w:val="0"/>
          <w:bCs w:val="0"/>
          <w:color w:val="000000"/>
          <w:sz w:val="22"/>
          <w:szCs w:val="22"/>
        </w:rPr>
        <w:t>(</w:t>
      </w:r>
      <w:proofErr w:type="spellStart"/>
      <w:r>
        <w:rPr>
          <w:rStyle w:val="Strong"/>
          <w:b w:val="0"/>
          <w:bCs w:val="0"/>
          <w:color w:val="000000"/>
          <w:sz w:val="22"/>
          <w:szCs w:val="22"/>
        </w:rPr>
        <w:t>Thiault</w:t>
      </w:r>
      <w:proofErr w:type="spellEnd"/>
      <w:r>
        <w:rPr>
          <w:rStyle w:val="Strong"/>
          <w:b w:val="0"/>
          <w:bCs w:val="0"/>
          <w:color w:val="000000"/>
          <w:sz w:val="22"/>
          <w:szCs w:val="22"/>
        </w:rPr>
        <w:t xml:space="preserve"> et al.</w:t>
      </w:r>
      <w:ins w:id="82" w:author="DrEFA" w:date="2023-05-12T16:59:00Z">
        <w:r w:rsidR="00E96683">
          <w:rPr>
            <w:rStyle w:val="Strong"/>
            <w:b w:val="0"/>
            <w:bCs w:val="0"/>
            <w:color w:val="000000"/>
            <w:sz w:val="22"/>
            <w:szCs w:val="22"/>
          </w:rPr>
          <w:t>,</w:t>
        </w:r>
      </w:ins>
      <w:r>
        <w:rPr>
          <w:rStyle w:val="Strong"/>
          <w:b w:val="0"/>
          <w:bCs w:val="0"/>
          <w:color w:val="000000"/>
          <w:sz w:val="22"/>
          <w:szCs w:val="22"/>
        </w:rPr>
        <w:t xml:space="preserve"> 2021; </w:t>
      </w:r>
      <w:proofErr w:type="spellStart"/>
      <w:r w:rsidRPr="00B519C6">
        <w:rPr>
          <w:rStyle w:val="Strong"/>
          <w:b w:val="0"/>
          <w:bCs w:val="0"/>
          <w:color w:val="000000"/>
          <w:sz w:val="22"/>
          <w:szCs w:val="22"/>
          <w:highlight w:val="yellow"/>
        </w:rPr>
        <w:t>Cinner</w:t>
      </w:r>
      <w:proofErr w:type="spellEnd"/>
      <w:r w:rsidRPr="00B519C6">
        <w:rPr>
          <w:rStyle w:val="Strong"/>
          <w:b w:val="0"/>
          <w:bCs w:val="0"/>
          <w:color w:val="000000"/>
          <w:sz w:val="22"/>
          <w:szCs w:val="22"/>
          <w:highlight w:val="yellow"/>
        </w:rPr>
        <w:t xml:space="preserve"> et al.</w:t>
      </w:r>
      <w:ins w:id="83" w:author="DrEFA" w:date="2023-05-12T16:59:00Z">
        <w:r w:rsidR="00E96683">
          <w:rPr>
            <w:rStyle w:val="Strong"/>
            <w:b w:val="0"/>
            <w:bCs w:val="0"/>
            <w:color w:val="000000"/>
            <w:sz w:val="22"/>
            <w:szCs w:val="22"/>
            <w:highlight w:val="yellow"/>
          </w:rPr>
          <w:t>,</w:t>
        </w:r>
      </w:ins>
      <w:r w:rsidRPr="00B519C6">
        <w:rPr>
          <w:rStyle w:val="Strong"/>
          <w:b w:val="0"/>
          <w:bCs w:val="0"/>
          <w:color w:val="000000"/>
          <w:sz w:val="22"/>
          <w:szCs w:val="22"/>
          <w:highlight w:val="yellow"/>
        </w:rPr>
        <w:t xml:space="preserve"> 20</w:t>
      </w:r>
      <w:ins w:id="84" w:author="DrEFA" w:date="2023-05-11T09:29:00Z">
        <w:r w:rsidR="009B49D0">
          <w:rPr>
            <w:rStyle w:val="Strong"/>
            <w:b w:val="0"/>
            <w:bCs w:val="0"/>
            <w:color w:val="000000"/>
            <w:sz w:val="22"/>
            <w:szCs w:val="22"/>
            <w:highlight w:val="yellow"/>
          </w:rPr>
          <w:t>13;</w:t>
        </w:r>
      </w:ins>
      <w:ins w:id="85" w:author="DrEFA" w:date="2023-05-12T16:59:00Z">
        <w:r w:rsidR="00E96683">
          <w:rPr>
            <w:rStyle w:val="Strong"/>
            <w:b w:val="0"/>
            <w:bCs w:val="0"/>
            <w:color w:val="000000"/>
            <w:sz w:val="22"/>
            <w:szCs w:val="22"/>
            <w:highlight w:val="yellow"/>
          </w:rPr>
          <w:t xml:space="preserve"> </w:t>
        </w:r>
      </w:ins>
      <w:ins w:id="86" w:author="DrEFA" w:date="2023-05-11T09:29:00Z">
        <w:r w:rsidR="009B49D0">
          <w:rPr>
            <w:rStyle w:val="Strong"/>
            <w:b w:val="0"/>
            <w:bCs w:val="0"/>
            <w:color w:val="000000"/>
            <w:sz w:val="22"/>
            <w:szCs w:val="22"/>
            <w:highlight w:val="yellow"/>
          </w:rPr>
          <w:t>2016</w:t>
        </w:r>
      </w:ins>
      <w:r w:rsidRPr="00E96683">
        <w:rPr>
          <w:rStyle w:val="Strong"/>
          <w:b w:val="0"/>
          <w:bCs w:val="0"/>
          <w:color w:val="000000"/>
          <w:sz w:val="22"/>
          <w:szCs w:val="22"/>
          <w:highlight w:val="yellow"/>
        </w:rPr>
        <w:t>).</w:t>
      </w:r>
      <w:r>
        <w:rPr>
          <w:rStyle w:val="Strong"/>
          <w:b w:val="0"/>
          <w:bCs w:val="0"/>
          <w:color w:val="000000"/>
          <w:sz w:val="22"/>
          <w:szCs w:val="22"/>
        </w:rPr>
        <w:t xml:space="preserve"> Finally, we calculated damage and loss to the natural </w:t>
      </w:r>
      <w:r w:rsidR="00014BFA">
        <w:rPr>
          <w:rStyle w:val="Strong"/>
          <w:b w:val="0"/>
          <w:bCs w:val="0"/>
          <w:color w:val="000000"/>
          <w:sz w:val="22"/>
          <w:szCs w:val="22"/>
        </w:rPr>
        <w:t>assets</w:t>
      </w:r>
      <w:r>
        <w:rPr>
          <w:rStyle w:val="Strong"/>
          <w:b w:val="0"/>
          <w:bCs w:val="0"/>
          <w:color w:val="000000"/>
          <w:sz w:val="22"/>
          <w:szCs w:val="22"/>
        </w:rPr>
        <w:t xml:space="preserve"> using estimates of the value of </w:t>
      </w:r>
      <w:r w:rsidR="004F7B6E">
        <w:rPr>
          <w:rStyle w:val="Strong"/>
          <w:b w:val="0"/>
          <w:bCs w:val="0"/>
          <w:color w:val="000000"/>
          <w:sz w:val="22"/>
          <w:szCs w:val="22"/>
        </w:rPr>
        <w:t xml:space="preserve">essential </w:t>
      </w:r>
      <w:r>
        <w:rPr>
          <w:rStyle w:val="Strong"/>
          <w:b w:val="0"/>
          <w:bCs w:val="0"/>
          <w:color w:val="000000"/>
          <w:sz w:val="22"/>
          <w:szCs w:val="22"/>
        </w:rPr>
        <w:t xml:space="preserve">ecosystem services that would be lost as a function of impact </w:t>
      </w:r>
      <w:r w:rsidR="009C20E7" w:rsidRPr="009C20E7">
        <w:rPr>
          <w:rStyle w:val="Strong"/>
          <w:b w:val="0"/>
          <w:bCs w:val="0"/>
          <w:color w:val="000000"/>
          <w:sz w:val="22"/>
          <w:szCs w:val="22"/>
        </w:rPr>
        <w:t>(more details are provided in the Methods).</w:t>
      </w:r>
      <w:r w:rsidR="00014BFA">
        <w:rPr>
          <w:rStyle w:val="Strong"/>
          <w:b w:val="0"/>
          <w:bCs w:val="0"/>
          <w:color w:val="000000"/>
          <w:sz w:val="22"/>
          <w:szCs w:val="22"/>
        </w:rPr>
        <w:t xml:space="preserve"> Here, </w:t>
      </w:r>
      <w:r w:rsidR="00014BFA" w:rsidRPr="00014BFA">
        <w:rPr>
          <w:rStyle w:val="Strong"/>
          <w:b w:val="0"/>
          <w:bCs w:val="0"/>
          <w:color w:val="000000"/>
          <w:sz w:val="22"/>
          <w:szCs w:val="22"/>
        </w:rPr>
        <w:t xml:space="preserve">losses and damages </w:t>
      </w:r>
      <w:r w:rsidR="00B47E43">
        <w:rPr>
          <w:rStyle w:val="Strong"/>
          <w:b w:val="0"/>
          <w:bCs w:val="0"/>
          <w:color w:val="000000"/>
          <w:sz w:val="22"/>
          <w:szCs w:val="22"/>
        </w:rPr>
        <w:t>refer</w:t>
      </w:r>
      <w:r w:rsidR="00014BFA" w:rsidRPr="00014BFA">
        <w:rPr>
          <w:rStyle w:val="Strong"/>
          <w:b w:val="0"/>
          <w:bCs w:val="0"/>
          <w:color w:val="000000"/>
          <w:sz w:val="22"/>
          <w:szCs w:val="22"/>
        </w:rPr>
        <w:t xml:space="preserve"> to the potential losses of goods and services derived from natural </w:t>
      </w:r>
      <w:r w:rsidR="00B47E43">
        <w:rPr>
          <w:rStyle w:val="Strong"/>
          <w:b w:val="0"/>
          <w:bCs w:val="0"/>
          <w:color w:val="000000"/>
          <w:sz w:val="22"/>
          <w:szCs w:val="22"/>
        </w:rPr>
        <w:t>assets</w:t>
      </w:r>
      <w:r w:rsidR="00014BFA" w:rsidRPr="00014BFA">
        <w:rPr>
          <w:rStyle w:val="Strong"/>
          <w:b w:val="0"/>
          <w:bCs w:val="0"/>
          <w:color w:val="000000"/>
          <w:sz w:val="22"/>
          <w:szCs w:val="22"/>
        </w:rPr>
        <w:t xml:space="preserve"> in coastal agroecological systems that may result from the interactions of climate-related hazards, </w:t>
      </w:r>
      <w:proofErr w:type="gramStart"/>
      <w:r w:rsidR="00014BFA" w:rsidRPr="00014BFA">
        <w:rPr>
          <w:rStyle w:val="Strong"/>
          <w:b w:val="0"/>
          <w:bCs w:val="0"/>
          <w:color w:val="000000"/>
          <w:sz w:val="22"/>
          <w:szCs w:val="22"/>
        </w:rPr>
        <w:t>exposure</w:t>
      </w:r>
      <w:proofErr w:type="gramEnd"/>
      <w:r w:rsidR="00014BFA" w:rsidRPr="00014BFA">
        <w:rPr>
          <w:rStyle w:val="Strong"/>
          <w:b w:val="0"/>
          <w:bCs w:val="0"/>
          <w:color w:val="000000"/>
          <w:sz w:val="22"/>
          <w:szCs w:val="22"/>
        </w:rPr>
        <w:t xml:space="preserve"> and vulnerability</w:t>
      </w:r>
      <w:ins w:id="87" w:author="Maina Mbui" w:date="2023-05-15T09:33:00Z">
        <w:r w:rsidR="002E159C">
          <w:rPr>
            <w:rStyle w:val="Strong"/>
            <w:b w:val="0"/>
            <w:bCs w:val="0"/>
            <w:color w:val="000000"/>
            <w:sz w:val="22"/>
            <w:szCs w:val="22"/>
          </w:rPr>
          <w:t xml:space="preserve"> (More details can be found in methods)</w:t>
        </w:r>
      </w:ins>
      <w:r w:rsidR="00014BFA" w:rsidRPr="00014BFA">
        <w:rPr>
          <w:rStyle w:val="Strong"/>
          <w:b w:val="0"/>
          <w:bCs w:val="0"/>
          <w:color w:val="000000"/>
          <w:sz w:val="22"/>
          <w:szCs w:val="22"/>
        </w:rPr>
        <w:t>.</w:t>
      </w:r>
    </w:p>
    <w:p w14:paraId="566B6FF7" w14:textId="079B49D1" w:rsidR="003A41E8" w:rsidRDefault="003A41E8"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rPr>
      </w:pPr>
    </w:p>
    <w:p w14:paraId="24C230DD" w14:textId="2C0EFF78" w:rsidR="00B65A25" w:rsidRDefault="0096009B"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rPr>
      </w:pPr>
      <w:commentRangeStart w:id="88"/>
      <w:commentRangeStart w:id="89"/>
      <w:r w:rsidRPr="000A0F64">
        <w:rPr>
          <w:rFonts w:eastAsia="Tahoma" w:cs="Times New Roman"/>
          <w:b/>
        </w:rPr>
        <w:lastRenderedPageBreak/>
        <w:t>RESULTS</w:t>
      </w:r>
      <w:commentRangeEnd w:id="88"/>
      <w:r w:rsidR="00927D94">
        <w:rPr>
          <w:rStyle w:val="CommentReference"/>
        </w:rPr>
        <w:commentReference w:id="88"/>
      </w:r>
      <w:commentRangeEnd w:id="89"/>
      <w:r w:rsidR="00927D94">
        <w:rPr>
          <w:rStyle w:val="CommentReference"/>
        </w:rPr>
        <w:commentReference w:id="89"/>
      </w:r>
    </w:p>
    <w:p w14:paraId="73ADB306" w14:textId="77777777" w:rsidR="003A41E8" w:rsidRPr="000A0F64" w:rsidRDefault="003A41E8"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rPr>
      </w:pPr>
    </w:p>
    <w:p w14:paraId="34FE62F1" w14:textId="2B83469D" w:rsidR="00CB4371" w:rsidRPr="000A0F64" w:rsidRDefault="0088532B" w:rsidP="00CB437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color w:val="C00000"/>
        </w:rPr>
      </w:pPr>
      <w:r w:rsidRPr="000A0F64">
        <w:rPr>
          <w:rFonts w:eastAsia="Tahoma" w:cs="Times New Roman"/>
          <w:b/>
          <w:color w:val="C00000"/>
        </w:rPr>
        <w:t xml:space="preserve">(a) </w:t>
      </w:r>
      <w:r w:rsidR="00CB4371" w:rsidRPr="000A0F64">
        <w:rPr>
          <w:rFonts w:eastAsia="Tahoma" w:cs="Times New Roman"/>
          <w:b/>
          <w:color w:val="C00000"/>
        </w:rPr>
        <w:t>Climate risk for subsistence-oriented communities in the WIO</w:t>
      </w:r>
    </w:p>
    <w:p w14:paraId="20B0B35E" w14:textId="3678180E" w:rsidR="00CB4371" w:rsidRDefault="004E2739" w:rsidP="00CB437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rPr>
      </w:pPr>
      <w:r w:rsidRPr="000A0F64">
        <w:rPr>
          <w:rFonts w:eastAsia="Tahoma" w:cs="Times New Roman"/>
          <w:bCs/>
        </w:rPr>
        <w:t xml:space="preserve">We </w:t>
      </w:r>
      <w:ins w:id="90" w:author="DrEFA" w:date="2023-05-11T16:51:00Z">
        <w:r w:rsidR="00101407">
          <w:rPr>
            <w:rFonts w:eastAsia="Tahoma" w:cs="Times New Roman"/>
            <w:bCs/>
          </w:rPr>
          <w:t>quantified</w:t>
        </w:r>
        <w:r w:rsidR="00101407" w:rsidRPr="000A0F64">
          <w:rPr>
            <w:rFonts w:eastAsia="Tahoma" w:cs="Times New Roman"/>
            <w:bCs/>
          </w:rPr>
          <w:t xml:space="preserve"> </w:t>
        </w:r>
      </w:ins>
      <w:r w:rsidRPr="000A0F64">
        <w:rPr>
          <w:rFonts w:eastAsia="Tahoma" w:cs="Times New Roman"/>
          <w:bCs/>
        </w:rPr>
        <w:t>social-ecological risk using social exposure (climate change impacts on ecological systems) and social vulnerability (i.e., sensitivity and adaptive capacity)</w:t>
      </w:r>
      <w:r w:rsidR="003C11CA" w:rsidRPr="000A0F64">
        <w:rPr>
          <w:rFonts w:eastAsia="Tahoma" w:cs="Times New Roman"/>
          <w:bCs/>
        </w:rPr>
        <w:t xml:space="preserve"> at the village level</w:t>
      </w:r>
      <w:ins w:id="91" w:author="DrEFA" w:date="2023-04-24T09:38:00Z">
        <w:r w:rsidR="00EF50CF">
          <w:rPr>
            <w:rFonts w:eastAsia="Tahoma" w:cs="Times New Roman"/>
            <w:bCs/>
          </w:rPr>
          <w:t xml:space="preserve"> (Fig 1)</w:t>
        </w:r>
      </w:ins>
      <w:r w:rsidRPr="000A0F64">
        <w:rPr>
          <w:rFonts w:eastAsia="Tahoma" w:cs="Times New Roman"/>
          <w:bCs/>
        </w:rPr>
        <w:t xml:space="preserve">. </w:t>
      </w:r>
      <w:r w:rsidR="003C11CA" w:rsidRPr="000A0F64">
        <w:rPr>
          <w:rFonts w:eastAsia="Tahoma" w:cs="Times New Roman"/>
          <w:bCs/>
        </w:rPr>
        <w:t xml:space="preserve">There is substantial variability in risk across countries, with </w:t>
      </w:r>
      <w:r w:rsidR="00D22953" w:rsidRPr="000A0F64">
        <w:rPr>
          <w:rFonts w:eastAsia="Tahoma" w:cs="Times New Roman"/>
          <w:bCs/>
        </w:rPr>
        <w:t xml:space="preserve">risk </w:t>
      </w:r>
      <w:r w:rsidR="00E30E11" w:rsidRPr="000A0F64">
        <w:rPr>
          <w:rFonts w:eastAsia="Tahoma" w:cs="Times New Roman"/>
          <w:bCs/>
        </w:rPr>
        <w:t>scores</w:t>
      </w:r>
      <w:r w:rsidR="00D22953" w:rsidRPr="000A0F64">
        <w:rPr>
          <w:rFonts w:eastAsia="Tahoma" w:cs="Times New Roman"/>
          <w:bCs/>
        </w:rPr>
        <w:t xml:space="preserve"> averaging xx (SD = xx)</w:t>
      </w:r>
      <w:r w:rsidR="006E28B2" w:rsidRPr="000A0F64">
        <w:rPr>
          <w:rFonts w:eastAsia="Tahoma" w:cs="Times New Roman"/>
          <w:bCs/>
        </w:rPr>
        <w:t xml:space="preserve"> and xx (SD = xx) for the highest and lowest emission scenarios, respectively</w:t>
      </w:r>
      <w:r w:rsidR="003C11CA" w:rsidRPr="000A0F64">
        <w:rPr>
          <w:rFonts w:eastAsia="Tahoma" w:cs="Times New Roman"/>
          <w:bCs/>
        </w:rPr>
        <w:t xml:space="preserve">. </w:t>
      </w:r>
      <w:r w:rsidRPr="000A0F64">
        <w:rPr>
          <w:rFonts w:eastAsia="Tahoma" w:cs="Times New Roman"/>
          <w:bCs/>
        </w:rPr>
        <w:t>The highest risk score</w:t>
      </w:r>
      <w:r w:rsidR="003C11CA" w:rsidRPr="000A0F64">
        <w:rPr>
          <w:rFonts w:eastAsia="Tahoma" w:cs="Times New Roman"/>
          <w:bCs/>
        </w:rPr>
        <w:t xml:space="preserve"> was found in </w:t>
      </w:r>
      <w:r w:rsidR="002749EE" w:rsidRPr="000A0F64">
        <w:rPr>
          <w:rFonts w:eastAsia="Tahoma" w:cs="Times New Roman"/>
          <w:bCs/>
        </w:rPr>
        <w:t>Tanzania</w:t>
      </w:r>
      <w:r w:rsidRPr="000A0F64">
        <w:rPr>
          <w:rFonts w:eastAsia="Tahoma" w:cs="Times New Roman"/>
          <w:bCs/>
        </w:rPr>
        <w:t xml:space="preserve"> (0.</w:t>
      </w:r>
      <w:r w:rsidR="002749EE" w:rsidRPr="000A0F64">
        <w:rPr>
          <w:rFonts w:eastAsia="Tahoma" w:cs="Times New Roman"/>
          <w:bCs/>
        </w:rPr>
        <w:t>7</w:t>
      </w:r>
      <w:r w:rsidRPr="000A0F64">
        <w:rPr>
          <w:rFonts w:eastAsia="Tahoma" w:cs="Times New Roman"/>
          <w:bCs/>
        </w:rPr>
        <w:t xml:space="preserve">8) for </w:t>
      </w:r>
      <w:proofErr w:type="spellStart"/>
      <w:r w:rsidR="002749EE" w:rsidRPr="000A0F64">
        <w:rPr>
          <w:rFonts w:eastAsia="Tahoma" w:cs="Times New Roman"/>
          <w:bCs/>
        </w:rPr>
        <w:t>Mjini</w:t>
      </w:r>
      <w:proofErr w:type="spellEnd"/>
      <w:r w:rsidR="002749EE" w:rsidRPr="000A0F64">
        <w:rPr>
          <w:rFonts w:eastAsia="Tahoma" w:cs="Times New Roman"/>
          <w:bCs/>
        </w:rPr>
        <w:t xml:space="preserve"> </w:t>
      </w:r>
      <w:proofErr w:type="spellStart"/>
      <w:r w:rsidR="002749EE" w:rsidRPr="000A0F64">
        <w:rPr>
          <w:rFonts w:eastAsia="Tahoma" w:cs="Times New Roman"/>
          <w:bCs/>
        </w:rPr>
        <w:t>Kiuyu</w:t>
      </w:r>
      <w:proofErr w:type="spellEnd"/>
      <w:r w:rsidRPr="000A0F64">
        <w:rPr>
          <w:rFonts w:eastAsia="Tahoma" w:cs="Times New Roman"/>
          <w:bCs/>
        </w:rPr>
        <w:t xml:space="preserve"> under SSP3-7.0. </w:t>
      </w:r>
      <w:r w:rsidR="00B4678B" w:rsidRPr="000A0F64">
        <w:rPr>
          <w:rFonts w:eastAsia="Tahoma" w:cs="Times New Roman"/>
          <w:bCs/>
        </w:rPr>
        <w:t>The lowest risk score (0.</w:t>
      </w:r>
      <w:r w:rsidR="002749EE" w:rsidRPr="000A0F64">
        <w:rPr>
          <w:rFonts w:eastAsia="Tahoma" w:cs="Times New Roman"/>
          <w:bCs/>
        </w:rPr>
        <w:t>24</w:t>
      </w:r>
      <w:r w:rsidR="00B4678B" w:rsidRPr="000A0F64">
        <w:rPr>
          <w:rFonts w:eastAsia="Tahoma" w:cs="Times New Roman"/>
          <w:bCs/>
        </w:rPr>
        <w:t xml:space="preserve">) is for </w:t>
      </w:r>
      <w:proofErr w:type="spellStart"/>
      <w:r w:rsidR="002749EE" w:rsidRPr="000A0F64">
        <w:rPr>
          <w:rFonts w:eastAsia="Tahoma" w:cs="Times New Roman"/>
          <w:bCs/>
        </w:rPr>
        <w:t>Cumbane</w:t>
      </w:r>
      <w:proofErr w:type="spellEnd"/>
      <w:r w:rsidR="002749EE" w:rsidRPr="000A0F64">
        <w:rPr>
          <w:rFonts w:eastAsia="Tahoma" w:cs="Times New Roman"/>
          <w:bCs/>
        </w:rPr>
        <w:t xml:space="preserve"> </w:t>
      </w:r>
      <w:r w:rsidR="00B4678B" w:rsidRPr="000A0F64">
        <w:rPr>
          <w:rFonts w:eastAsia="Tahoma" w:cs="Times New Roman"/>
          <w:bCs/>
        </w:rPr>
        <w:t xml:space="preserve">in Mozambique </w:t>
      </w:r>
      <w:r w:rsidR="002749EE" w:rsidRPr="000A0F64">
        <w:rPr>
          <w:rFonts w:eastAsia="Tahoma" w:cs="Times New Roman"/>
          <w:bCs/>
        </w:rPr>
        <w:t>under SSP2-4.5</w:t>
      </w:r>
      <w:r w:rsidR="00A77116" w:rsidRPr="000A0F64">
        <w:rPr>
          <w:rFonts w:eastAsia="Tahoma" w:cs="Times New Roman"/>
          <w:bCs/>
        </w:rPr>
        <w:t xml:space="preserve"> </w:t>
      </w:r>
      <w:r w:rsidR="00B4678B" w:rsidRPr="000A0F64">
        <w:rPr>
          <w:rFonts w:eastAsia="Tahoma" w:cs="Times New Roman"/>
          <w:bCs/>
        </w:rPr>
        <w:t>(Fig</w:t>
      </w:r>
      <w:r w:rsidR="002749EE" w:rsidRPr="000A0F64">
        <w:rPr>
          <w:rFonts w:eastAsia="Tahoma" w:cs="Times New Roman"/>
          <w:bCs/>
        </w:rPr>
        <w:t>.</w:t>
      </w:r>
      <w:r w:rsidR="00B4678B" w:rsidRPr="000A0F64">
        <w:rPr>
          <w:rFonts w:eastAsia="Tahoma" w:cs="Times New Roman"/>
          <w:bCs/>
        </w:rPr>
        <w:t xml:space="preserve"> </w:t>
      </w:r>
      <w:r w:rsidR="002749EE" w:rsidRPr="000A0F64">
        <w:rPr>
          <w:rFonts w:eastAsia="Tahoma" w:cs="Times New Roman"/>
          <w:bCs/>
        </w:rPr>
        <w:t>1C</w:t>
      </w:r>
      <w:r w:rsidR="00B4678B" w:rsidRPr="000A0F64">
        <w:rPr>
          <w:rFonts w:eastAsia="Tahoma" w:cs="Times New Roman"/>
          <w:bCs/>
        </w:rPr>
        <w:t>).</w:t>
      </w:r>
    </w:p>
    <w:p w14:paraId="78697C8B" w14:textId="77777777" w:rsidR="00ED32FD" w:rsidRPr="000A0F64" w:rsidRDefault="00ED32FD" w:rsidP="00CB437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rPr>
      </w:pPr>
    </w:p>
    <w:p w14:paraId="0AD6B285" w14:textId="220A671E" w:rsidR="00CB4371" w:rsidRDefault="00CB4371" w:rsidP="00CB4371">
      <w:pPr>
        <w:pBdr>
          <w:top w:val="none" w:sz="0" w:space="0" w:color="D9D9E3"/>
          <w:left w:val="none" w:sz="0" w:space="0" w:color="D9D9E3"/>
          <w:bottom w:val="none" w:sz="0" w:space="0" w:color="D9D9E3"/>
          <w:right w:val="none" w:sz="0" w:space="0" w:color="D9D9E3"/>
          <w:between w:val="none" w:sz="0" w:space="0" w:color="D9D9E3"/>
        </w:pBdr>
        <w:spacing w:line="360" w:lineRule="auto"/>
        <w:rPr>
          <w:ins w:id="92" w:author="Maina Mbui" w:date="2023-05-15T10:45:00Z"/>
          <w:rFonts w:eastAsia="Tahoma" w:cs="Times New Roman"/>
          <w:bCs/>
          <w:highlight w:val="yellow"/>
        </w:rPr>
      </w:pPr>
      <w:r w:rsidRPr="000A0F64">
        <w:rPr>
          <w:rFonts w:eastAsia="Tahoma" w:cs="Times New Roman"/>
          <w:bCs/>
          <w:highlight w:val="yellow"/>
        </w:rPr>
        <w:t xml:space="preserve">Under the high emissions scenario, xx% of coastal communities assessed are at high risk, xx% at moderate risk and </w:t>
      </w:r>
      <w:r w:rsidRPr="00E96683">
        <w:rPr>
          <w:rFonts w:eastAsia="Tahoma" w:cs="Times New Roman"/>
          <w:bCs/>
        </w:rPr>
        <w:t>xx</w:t>
      </w:r>
      <w:r w:rsidRPr="000A0F64">
        <w:rPr>
          <w:rFonts w:eastAsia="Tahoma" w:cs="Times New Roman"/>
          <w:bCs/>
          <w:highlight w:val="yellow"/>
        </w:rPr>
        <w:t xml:space="preserve">% at. </w:t>
      </w:r>
      <w:proofErr w:type="spellStart"/>
      <w:r w:rsidRPr="000A0F64">
        <w:rPr>
          <w:rFonts w:eastAsia="Tahoma" w:cs="Times New Roman"/>
          <w:bCs/>
          <w:highlight w:val="yellow"/>
        </w:rPr>
        <w:t>Tsinjoarivo</w:t>
      </w:r>
      <w:proofErr w:type="spellEnd"/>
      <w:r w:rsidRPr="000A0F64">
        <w:rPr>
          <w:rFonts w:eastAsia="Tahoma" w:cs="Times New Roman"/>
          <w:bCs/>
          <w:highlight w:val="yellow"/>
        </w:rPr>
        <w:t xml:space="preserve"> has high risk primarily because they are… </w:t>
      </w:r>
    </w:p>
    <w:p w14:paraId="04229C67" w14:textId="633B67DF" w:rsidR="00953D5F" w:rsidRDefault="00953D5F" w:rsidP="00CB4371">
      <w:pPr>
        <w:pBdr>
          <w:top w:val="none" w:sz="0" w:space="0" w:color="D9D9E3"/>
          <w:left w:val="none" w:sz="0" w:space="0" w:color="D9D9E3"/>
          <w:bottom w:val="none" w:sz="0" w:space="0" w:color="D9D9E3"/>
          <w:right w:val="none" w:sz="0" w:space="0" w:color="D9D9E3"/>
          <w:between w:val="none" w:sz="0" w:space="0" w:color="D9D9E3"/>
        </w:pBdr>
        <w:spacing w:line="360" w:lineRule="auto"/>
        <w:rPr>
          <w:ins w:id="93" w:author="Maina Mbui" w:date="2023-05-15T10:45:00Z"/>
          <w:rFonts w:eastAsia="Tahoma" w:cs="Times New Roman"/>
          <w:bCs/>
          <w:highlight w:val="yellow"/>
        </w:rPr>
      </w:pPr>
    </w:p>
    <w:p w14:paraId="790CAF66" w14:textId="636E3B77" w:rsidR="00953D5F" w:rsidRDefault="00953D5F" w:rsidP="00CB4371">
      <w:pPr>
        <w:pBdr>
          <w:top w:val="none" w:sz="0" w:space="0" w:color="D9D9E3"/>
          <w:left w:val="none" w:sz="0" w:space="0" w:color="D9D9E3"/>
          <w:bottom w:val="none" w:sz="0" w:space="0" w:color="D9D9E3"/>
          <w:right w:val="none" w:sz="0" w:space="0" w:color="D9D9E3"/>
          <w:between w:val="none" w:sz="0" w:space="0" w:color="D9D9E3"/>
        </w:pBdr>
        <w:spacing w:line="360" w:lineRule="auto"/>
        <w:rPr>
          <w:ins w:id="94" w:author="Maina Mbui" w:date="2023-05-15T10:46:00Z"/>
          <w:rFonts w:eastAsia="Tahoma" w:cs="Times New Roman"/>
          <w:bCs/>
          <w:highlight w:val="yellow"/>
        </w:rPr>
      </w:pPr>
      <w:ins w:id="95" w:author="Maina Mbui" w:date="2023-05-15T10:45:00Z">
        <w:r>
          <w:rPr>
            <w:rFonts w:eastAsia="Tahoma" w:cs="Times New Roman"/>
            <w:bCs/>
            <w:highlight w:val="yellow"/>
          </w:rPr>
          <w:t xml:space="preserve">How does the </w:t>
        </w:r>
      </w:ins>
      <w:ins w:id="96" w:author="Maina Mbui" w:date="2023-05-15T10:46:00Z">
        <w:r>
          <w:rPr>
            <w:rFonts w:eastAsia="Tahoma" w:cs="Times New Roman"/>
            <w:bCs/>
            <w:highlight w:val="yellow"/>
          </w:rPr>
          <w:t xml:space="preserve">impacts differ across the </w:t>
        </w:r>
        <w:proofErr w:type="gramStart"/>
        <w:r>
          <w:rPr>
            <w:rFonts w:eastAsia="Tahoma" w:cs="Times New Roman"/>
            <w:bCs/>
            <w:highlight w:val="yellow"/>
          </w:rPr>
          <w:t>countries</w:t>
        </w:r>
        <w:proofErr w:type="gramEnd"/>
      </w:ins>
    </w:p>
    <w:p w14:paraId="601DC367" w14:textId="7A9BF832" w:rsidR="00DD3B21" w:rsidRPr="000A0F64" w:rsidRDefault="00DD3B21" w:rsidP="00CB437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highlight w:val="yellow"/>
        </w:rPr>
      </w:pPr>
      <w:ins w:id="97" w:author="Maina Mbui" w:date="2023-05-15T10:46:00Z">
        <w:r>
          <w:rPr>
            <w:rFonts w:eastAsia="Tahoma" w:cs="Times New Roman"/>
            <w:bCs/>
            <w:highlight w:val="yellow"/>
          </w:rPr>
          <w:t xml:space="preserve">The relative moderation of </w:t>
        </w:r>
      </w:ins>
      <w:proofErr w:type="spellStart"/>
      <w:ins w:id="98" w:author="Maina Mbui" w:date="2023-05-15T10:47:00Z">
        <w:r>
          <w:rPr>
            <w:rFonts w:eastAsia="Tahoma" w:cs="Times New Roman"/>
            <w:bCs/>
            <w:highlight w:val="yellow"/>
          </w:rPr>
          <w:t>Vulnelerabity</w:t>
        </w:r>
        <w:proofErr w:type="spellEnd"/>
        <w:r>
          <w:rPr>
            <w:rFonts w:eastAsia="Tahoma" w:cs="Times New Roman"/>
            <w:bCs/>
            <w:highlight w:val="yellow"/>
          </w:rPr>
          <w:t xml:space="preserve"> </w:t>
        </w:r>
      </w:ins>
    </w:p>
    <w:p w14:paraId="75B32D36" w14:textId="6322C38D" w:rsidR="00523D8C" w:rsidRDefault="00523D8C" w:rsidP="00E37802">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highlight w:val="yellow"/>
        </w:rPr>
      </w:pPr>
    </w:p>
    <w:p w14:paraId="4E37F515" w14:textId="7C2057FF" w:rsidR="00E752FC" w:rsidRPr="00E752FC" w:rsidRDefault="00396C46"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color w:val="C00000"/>
        </w:rPr>
      </w:pPr>
      <w:ins w:id="99" w:author="DrEFA" w:date="2023-05-02T11:37:00Z">
        <w:r>
          <w:rPr>
            <w:rFonts w:eastAsia="Tahoma" w:cs="Times New Roman"/>
            <w:b/>
            <w:color w:val="C00000"/>
          </w:rPr>
          <w:t>b</w:t>
        </w:r>
      </w:ins>
      <w:r w:rsidR="00E752FC" w:rsidRPr="00E752FC">
        <w:rPr>
          <w:rFonts w:eastAsia="Tahoma" w:cs="Times New Roman"/>
          <w:b/>
          <w:color w:val="C00000"/>
        </w:rPr>
        <w:t xml:space="preserve">) </w:t>
      </w:r>
      <w:ins w:id="100" w:author="DrEFA" w:date="2023-05-02T11:13:00Z">
        <w:r w:rsidR="009F0C49">
          <w:rPr>
            <w:rFonts w:eastAsia="Tahoma" w:cs="Times New Roman"/>
            <w:b/>
            <w:color w:val="C00000"/>
          </w:rPr>
          <w:t>R</w:t>
        </w:r>
      </w:ins>
      <w:r w:rsidR="00E752FC" w:rsidRPr="00E752FC">
        <w:rPr>
          <w:rFonts w:eastAsia="Tahoma" w:cs="Times New Roman"/>
          <w:b/>
          <w:color w:val="C00000"/>
        </w:rPr>
        <w:t>esidual risk and adaptation gap and damage and loss</w:t>
      </w:r>
    </w:p>
    <w:p w14:paraId="096E91FB" w14:textId="2C817734" w:rsidR="00EB2E3B" w:rsidRDefault="00EB2E3B"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rPr>
      </w:pPr>
    </w:p>
    <w:p w14:paraId="74429EE5" w14:textId="5459E87B" w:rsidR="00F87E0D" w:rsidRDefault="00563EB0" w:rsidP="00F87E0D">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highlight w:val="yellow"/>
        </w:rPr>
      </w:pPr>
      <w:r>
        <w:rPr>
          <w:noProof/>
        </w:rPr>
        <w:drawing>
          <wp:inline distT="0" distB="0" distL="0" distR="0" wp14:anchorId="0E9E2BAA" wp14:editId="4455F0A0">
            <wp:extent cx="5731510" cy="2865755"/>
            <wp:effectExtent l="0" t="0" r="2540" b="0"/>
            <wp:docPr id="619341617"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41617" name="Picture 1" descr="A picture containing text, screenshot, diagram, plo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702390BF" w14:textId="07F671DA" w:rsidR="00F87E0D" w:rsidRDefault="00F87E0D"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ins w:id="101" w:author="DrEFA" w:date="2023-05-17T13:03:00Z"/>
          <w:rFonts w:eastAsia="Tahoma" w:cs="Times New Roman"/>
          <w:bCs/>
        </w:rPr>
      </w:pPr>
      <w:r w:rsidRPr="00FF2776">
        <w:rPr>
          <w:rFonts w:eastAsia="Tahoma" w:cs="Times New Roman"/>
          <w:b/>
        </w:rPr>
        <w:t xml:space="preserve">Fig. 2. </w:t>
      </w:r>
      <w:r w:rsidR="00493873">
        <w:rPr>
          <w:rFonts w:eastAsia="Tahoma" w:cs="Times New Roman"/>
          <w:b/>
        </w:rPr>
        <w:t>Climate risk for coastal communities</w:t>
      </w:r>
      <w:r w:rsidRPr="00FF2776">
        <w:rPr>
          <w:rFonts w:eastAsia="Tahoma" w:cs="Times New Roman"/>
          <w:b/>
        </w:rPr>
        <w:t>.</w:t>
      </w:r>
      <w:r w:rsidRPr="00FF2776">
        <w:rPr>
          <w:rFonts w:eastAsia="Tahoma" w:cs="Times New Roman"/>
          <w:bCs/>
        </w:rPr>
        <w:t xml:space="preserve"> (A) </w:t>
      </w:r>
      <w:r w:rsidR="00493873">
        <w:rPr>
          <w:rFonts w:eastAsia="Tahoma" w:cs="Times New Roman"/>
          <w:bCs/>
        </w:rPr>
        <w:t>the r</w:t>
      </w:r>
      <w:r w:rsidRPr="00FF2776">
        <w:rPr>
          <w:rFonts w:eastAsia="Tahoma" w:cs="Times New Roman"/>
          <w:bCs/>
        </w:rPr>
        <w:t>isk communities face</w:t>
      </w:r>
      <w:r>
        <w:rPr>
          <w:rFonts w:eastAsia="Tahoma" w:cs="Times New Roman"/>
          <w:bCs/>
        </w:rPr>
        <w:t xml:space="preserve"> with climate change</w:t>
      </w:r>
      <w:r w:rsidRPr="00FF2776">
        <w:rPr>
          <w:rFonts w:eastAsia="Tahoma" w:cs="Times New Roman"/>
          <w:bCs/>
        </w:rPr>
        <w:t xml:space="preserve"> despite potential impacts control mechanisms</w:t>
      </w:r>
      <w:r>
        <w:rPr>
          <w:rFonts w:eastAsia="Tahoma" w:cs="Times New Roman"/>
          <w:bCs/>
        </w:rPr>
        <w:t>.</w:t>
      </w:r>
      <w:r w:rsidRPr="00FF2776">
        <w:rPr>
          <w:rFonts w:eastAsia="Tahoma" w:cs="Times New Roman"/>
          <w:bCs/>
        </w:rPr>
        <w:t xml:space="preserve"> (B) </w:t>
      </w:r>
      <w:r>
        <w:rPr>
          <w:rFonts w:eastAsia="Tahoma" w:cs="Times New Roman"/>
          <w:bCs/>
        </w:rPr>
        <w:t>N</w:t>
      </w:r>
      <w:r w:rsidRPr="00FF2776">
        <w:rPr>
          <w:rFonts w:eastAsia="Tahoma" w:cs="Times New Roman"/>
          <w:bCs/>
        </w:rPr>
        <w:t>ational average</w:t>
      </w:r>
      <w:r>
        <w:rPr>
          <w:rFonts w:eastAsia="Tahoma" w:cs="Times New Roman"/>
          <w:bCs/>
        </w:rPr>
        <w:t>s</w:t>
      </w:r>
      <w:r w:rsidRPr="00FF2776">
        <w:rPr>
          <w:rFonts w:eastAsia="Tahoma" w:cs="Times New Roman"/>
          <w:bCs/>
        </w:rPr>
        <w:t xml:space="preserve"> (+/- standard deviation) </w:t>
      </w:r>
      <w:r>
        <w:rPr>
          <w:rFonts w:eastAsia="Tahoma" w:cs="Times New Roman"/>
          <w:bCs/>
        </w:rPr>
        <w:t xml:space="preserve">of residual climate risk potential </w:t>
      </w:r>
      <w:r w:rsidRPr="00FF2776">
        <w:rPr>
          <w:rFonts w:eastAsia="Tahoma" w:cs="Times New Roman"/>
          <w:bCs/>
        </w:rPr>
        <w:t>(MOZ = Mozambique</w:t>
      </w:r>
      <w:r w:rsidR="006806F2">
        <w:rPr>
          <w:rFonts w:eastAsia="Tahoma" w:cs="Times New Roman"/>
          <w:bCs/>
        </w:rPr>
        <w:t xml:space="preserve"> [blue]</w:t>
      </w:r>
      <w:r w:rsidRPr="00FF2776">
        <w:rPr>
          <w:rFonts w:eastAsia="Tahoma" w:cs="Times New Roman"/>
          <w:bCs/>
        </w:rPr>
        <w:t>, KEN = Kenya</w:t>
      </w:r>
      <w:r w:rsidR="006806F2">
        <w:rPr>
          <w:rFonts w:eastAsia="Tahoma" w:cs="Times New Roman"/>
          <w:bCs/>
        </w:rPr>
        <w:t xml:space="preserve"> [red]</w:t>
      </w:r>
      <w:r w:rsidRPr="00FF2776">
        <w:rPr>
          <w:rFonts w:eastAsia="Tahoma" w:cs="Times New Roman"/>
          <w:bCs/>
        </w:rPr>
        <w:t>, MDG = Madagascar</w:t>
      </w:r>
      <w:r w:rsidR="006806F2">
        <w:rPr>
          <w:rFonts w:eastAsia="Tahoma" w:cs="Times New Roman"/>
          <w:bCs/>
        </w:rPr>
        <w:t xml:space="preserve"> [yellow]</w:t>
      </w:r>
      <w:r w:rsidRPr="00FF2776">
        <w:rPr>
          <w:rFonts w:eastAsia="Tahoma" w:cs="Times New Roman"/>
          <w:bCs/>
        </w:rPr>
        <w:t xml:space="preserve">, </w:t>
      </w:r>
      <w:r>
        <w:rPr>
          <w:rFonts w:eastAsia="Tahoma" w:cs="Times New Roman"/>
          <w:bCs/>
        </w:rPr>
        <w:t>TZA = Tanzania</w:t>
      </w:r>
      <w:r w:rsidR="006806F2">
        <w:rPr>
          <w:rFonts w:eastAsia="Tahoma" w:cs="Times New Roman"/>
          <w:bCs/>
        </w:rPr>
        <w:t xml:space="preserve"> [grey]</w:t>
      </w:r>
      <w:r>
        <w:rPr>
          <w:rFonts w:eastAsia="Tahoma" w:cs="Times New Roman"/>
          <w:bCs/>
        </w:rPr>
        <w:t>, and ALL = global average</w:t>
      </w:r>
      <w:r w:rsidR="00994470">
        <w:rPr>
          <w:rFonts w:eastAsia="Tahoma" w:cs="Times New Roman"/>
          <w:bCs/>
        </w:rPr>
        <w:t xml:space="preserve"> [cyan]</w:t>
      </w:r>
      <w:r>
        <w:rPr>
          <w:rFonts w:eastAsia="Tahoma" w:cs="Times New Roman"/>
          <w:bCs/>
        </w:rPr>
        <w:t>).</w:t>
      </w:r>
    </w:p>
    <w:p w14:paraId="55E19106" w14:textId="77777777" w:rsidR="00860AAD" w:rsidRDefault="00860AAD"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rPr>
      </w:pPr>
    </w:p>
    <w:p w14:paraId="371CF5C7" w14:textId="4E248123" w:rsidR="004A44F6" w:rsidRDefault="004A44F6" w:rsidP="004A44F6">
      <w:pPr>
        <w:pStyle w:val="ListParagraph"/>
        <w:numPr>
          <w:ilvl w:val="0"/>
          <w:numId w:val="18"/>
        </w:numPr>
        <w:pBdr>
          <w:top w:val="none" w:sz="0" w:space="0" w:color="D9D9E3"/>
          <w:left w:val="none" w:sz="0" w:space="0" w:color="D9D9E3"/>
          <w:bottom w:val="none" w:sz="0" w:space="0" w:color="D9D9E3"/>
          <w:right w:val="none" w:sz="0" w:space="0" w:color="D9D9E3"/>
          <w:between w:val="none" w:sz="0" w:space="0" w:color="D9D9E3"/>
        </w:pBdr>
        <w:spacing w:line="360" w:lineRule="auto"/>
        <w:rPr>
          <w:ins w:id="102" w:author="Maina Mbui" w:date="2023-05-15T10:26:00Z"/>
          <w:rFonts w:eastAsia="Tahoma" w:cs="Times New Roman"/>
          <w:bCs/>
        </w:rPr>
      </w:pPr>
      <w:ins w:id="103" w:author="Maina Mbui" w:date="2023-05-15T10:26:00Z">
        <w:r>
          <w:rPr>
            <w:rFonts w:eastAsia="Tahoma" w:cs="Times New Roman"/>
            <w:bCs/>
          </w:rPr>
          <w:t xml:space="preserve">National level adaptation less effective </w:t>
        </w:r>
        <w:r w:rsidR="000A21C0">
          <w:rPr>
            <w:rFonts w:eastAsia="Tahoma" w:cs="Times New Roman"/>
            <w:bCs/>
          </w:rPr>
          <w:t>in risk reduction,</w:t>
        </w:r>
      </w:ins>
    </w:p>
    <w:p w14:paraId="3AC945AD" w14:textId="370914ED" w:rsidR="000A21C0" w:rsidRDefault="000A21C0" w:rsidP="000A21C0">
      <w:pPr>
        <w:pStyle w:val="ListParagraph"/>
        <w:numPr>
          <w:ilvl w:val="0"/>
          <w:numId w:val="18"/>
        </w:numPr>
        <w:pBdr>
          <w:top w:val="none" w:sz="0" w:space="0" w:color="D9D9E3"/>
          <w:left w:val="none" w:sz="0" w:space="0" w:color="D9D9E3"/>
          <w:bottom w:val="none" w:sz="0" w:space="0" w:color="D9D9E3"/>
          <w:right w:val="none" w:sz="0" w:space="0" w:color="D9D9E3"/>
          <w:between w:val="none" w:sz="0" w:space="0" w:color="D9D9E3"/>
        </w:pBdr>
        <w:spacing w:line="360" w:lineRule="auto"/>
        <w:rPr>
          <w:ins w:id="104" w:author="Maina Mbui" w:date="2023-05-15T10:27:00Z"/>
          <w:rFonts w:eastAsia="Tahoma" w:cs="Times New Roman"/>
          <w:bCs/>
        </w:rPr>
      </w:pPr>
      <w:ins w:id="105" w:author="Maina Mbui" w:date="2023-05-15T10:26:00Z">
        <w:r>
          <w:rPr>
            <w:rFonts w:eastAsia="Tahoma" w:cs="Times New Roman"/>
            <w:bCs/>
          </w:rPr>
          <w:lastRenderedPageBreak/>
          <w:t xml:space="preserve">Low variability among countries in the region, even though </w:t>
        </w:r>
      </w:ins>
      <w:ins w:id="106" w:author="Maina Mbui" w:date="2023-05-15T10:27:00Z">
        <w:r>
          <w:rPr>
            <w:rFonts w:eastAsia="Tahoma" w:cs="Times New Roman"/>
            <w:bCs/>
          </w:rPr>
          <w:t xml:space="preserve">GDP which is a major component varies among </w:t>
        </w:r>
        <w:proofErr w:type="gramStart"/>
        <w:r>
          <w:rPr>
            <w:rFonts w:eastAsia="Tahoma" w:cs="Times New Roman"/>
            <w:bCs/>
          </w:rPr>
          <w:t>countries</w:t>
        </w:r>
        <w:proofErr w:type="gramEnd"/>
      </w:ins>
    </w:p>
    <w:p w14:paraId="49C6EF0F" w14:textId="546408A2" w:rsidR="000A21C0" w:rsidRDefault="000A21C0" w:rsidP="000A21C0">
      <w:pPr>
        <w:pStyle w:val="ListParagraph"/>
        <w:numPr>
          <w:ilvl w:val="0"/>
          <w:numId w:val="18"/>
        </w:numPr>
        <w:pBdr>
          <w:top w:val="none" w:sz="0" w:space="0" w:color="D9D9E3"/>
          <w:left w:val="none" w:sz="0" w:space="0" w:color="D9D9E3"/>
          <w:bottom w:val="none" w:sz="0" w:space="0" w:color="D9D9E3"/>
          <w:right w:val="none" w:sz="0" w:space="0" w:color="D9D9E3"/>
          <w:between w:val="none" w:sz="0" w:space="0" w:color="D9D9E3"/>
        </w:pBdr>
        <w:spacing w:line="360" w:lineRule="auto"/>
        <w:rPr>
          <w:ins w:id="107" w:author="Maina Mbui" w:date="2023-05-15T10:29:00Z"/>
          <w:rFonts w:eastAsia="Tahoma" w:cs="Times New Roman"/>
          <w:bCs/>
        </w:rPr>
      </w:pPr>
      <w:ins w:id="108" w:author="Maina Mbui" w:date="2023-05-15T10:27:00Z">
        <w:r>
          <w:rPr>
            <w:rFonts w:eastAsia="Tahoma" w:cs="Times New Roman"/>
            <w:bCs/>
          </w:rPr>
          <w:t>The CCVA based adaptation is variable ac</w:t>
        </w:r>
      </w:ins>
      <w:ins w:id="109" w:author="Maina Mbui" w:date="2023-05-15T10:28:00Z">
        <w:r>
          <w:rPr>
            <w:rFonts w:eastAsia="Tahoma" w:cs="Times New Roman"/>
            <w:bCs/>
          </w:rPr>
          <w:t>ross villages and countries, reinforcing the need for community level monitoring and assessment of the</w:t>
        </w:r>
      </w:ins>
      <w:ins w:id="110" w:author="Maina Mbui" w:date="2023-05-15T10:29:00Z">
        <w:r>
          <w:rPr>
            <w:rFonts w:eastAsia="Tahoma" w:cs="Times New Roman"/>
            <w:bCs/>
          </w:rPr>
          <w:t xml:space="preserve"> </w:t>
        </w:r>
        <w:proofErr w:type="gramStart"/>
        <w:r>
          <w:rPr>
            <w:rFonts w:eastAsia="Tahoma" w:cs="Times New Roman"/>
            <w:bCs/>
          </w:rPr>
          <w:t>adaptation</w:t>
        </w:r>
        <w:proofErr w:type="gramEnd"/>
      </w:ins>
    </w:p>
    <w:p w14:paraId="1CAC10A3" w14:textId="74A13343" w:rsidR="000A21C0" w:rsidRDefault="000A21C0" w:rsidP="000A21C0">
      <w:pPr>
        <w:pStyle w:val="ListParagraph"/>
        <w:numPr>
          <w:ilvl w:val="0"/>
          <w:numId w:val="18"/>
        </w:numPr>
        <w:pBdr>
          <w:top w:val="none" w:sz="0" w:space="0" w:color="D9D9E3"/>
          <w:left w:val="none" w:sz="0" w:space="0" w:color="D9D9E3"/>
          <w:bottom w:val="none" w:sz="0" w:space="0" w:color="D9D9E3"/>
          <w:right w:val="none" w:sz="0" w:space="0" w:color="D9D9E3"/>
          <w:between w:val="none" w:sz="0" w:space="0" w:color="D9D9E3"/>
        </w:pBdr>
        <w:spacing w:line="360" w:lineRule="auto"/>
        <w:rPr>
          <w:ins w:id="111" w:author="Maina Mbui" w:date="2023-05-15T10:29:00Z"/>
          <w:rFonts w:eastAsia="Tahoma" w:cs="Times New Roman"/>
          <w:bCs/>
        </w:rPr>
      </w:pPr>
      <w:ins w:id="112" w:author="Maina Mbui" w:date="2023-05-15T10:29:00Z">
        <w:r>
          <w:rPr>
            <w:rFonts w:eastAsia="Tahoma" w:cs="Times New Roman"/>
            <w:bCs/>
          </w:rPr>
          <w:t xml:space="preserve">Overall RR patterns </w:t>
        </w:r>
        <w:proofErr w:type="gramStart"/>
        <w:r>
          <w:rPr>
            <w:rFonts w:eastAsia="Tahoma" w:cs="Times New Roman"/>
            <w:bCs/>
          </w:rPr>
          <w:t>similar to</w:t>
        </w:r>
        <w:proofErr w:type="gramEnd"/>
        <w:r>
          <w:rPr>
            <w:rFonts w:eastAsia="Tahoma" w:cs="Times New Roman"/>
            <w:bCs/>
          </w:rPr>
          <w:t xml:space="preserve"> the overall risk</w:t>
        </w:r>
      </w:ins>
    </w:p>
    <w:p w14:paraId="5B12191C" w14:textId="597A3470" w:rsidR="000A21C0" w:rsidRPr="0061224F" w:rsidRDefault="000A21C0" w:rsidP="0061224F">
      <w:pPr>
        <w:pStyle w:val="ListParagraph"/>
        <w:numPr>
          <w:ilvl w:val="0"/>
          <w:numId w:val="18"/>
        </w:numPr>
        <w:pBdr>
          <w:top w:val="none" w:sz="0" w:space="0" w:color="D9D9E3"/>
          <w:left w:val="none" w:sz="0" w:space="0" w:color="D9D9E3"/>
          <w:bottom w:val="none" w:sz="0" w:space="0" w:color="D9D9E3"/>
          <w:right w:val="none" w:sz="0" w:space="0" w:color="D9D9E3"/>
          <w:between w:val="none" w:sz="0" w:space="0" w:color="D9D9E3"/>
        </w:pBdr>
        <w:spacing w:line="360" w:lineRule="auto"/>
        <w:rPr>
          <w:ins w:id="113" w:author="Maina Mbui" w:date="2023-05-15T10:35:00Z"/>
          <w:rFonts w:eastAsia="Tahoma" w:cs="Times New Roman"/>
          <w:bCs/>
        </w:rPr>
      </w:pPr>
      <w:ins w:id="114" w:author="Maina Mbui" w:date="2023-05-15T10:29:00Z">
        <w:r>
          <w:rPr>
            <w:rFonts w:eastAsia="Tahoma" w:cs="Times New Roman"/>
            <w:bCs/>
          </w:rPr>
          <w:t xml:space="preserve">Clusters by country, but some villages deviate from country </w:t>
        </w:r>
      </w:ins>
      <w:ins w:id="115" w:author="Maina Mbui" w:date="2023-05-15T10:30:00Z">
        <w:r>
          <w:rPr>
            <w:rFonts w:eastAsia="Tahoma" w:cs="Times New Roman"/>
            <w:bCs/>
          </w:rPr>
          <w:t xml:space="preserve">level </w:t>
        </w:r>
        <w:proofErr w:type="gramStart"/>
        <w:r>
          <w:rPr>
            <w:rFonts w:eastAsia="Tahoma" w:cs="Times New Roman"/>
            <w:bCs/>
          </w:rPr>
          <w:t>ranges</w:t>
        </w:r>
      </w:ins>
      <w:proofErr w:type="gramEnd"/>
    </w:p>
    <w:p w14:paraId="036A9BF8" w14:textId="69C99D3C" w:rsidR="000A21C0" w:rsidRDefault="000A21C0" w:rsidP="000A21C0">
      <w:pPr>
        <w:pBdr>
          <w:top w:val="none" w:sz="0" w:space="0" w:color="D9D9E3"/>
          <w:left w:val="none" w:sz="0" w:space="0" w:color="D9D9E3"/>
          <w:bottom w:val="none" w:sz="0" w:space="0" w:color="D9D9E3"/>
          <w:right w:val="none" w:sz="0" w:space="0" w:color="D9D9E3"/>
          <w:between w:val="none" w:sz="0" w:space="0" w:color="D9D9E3"/>
        </w:pBdr>
        <w:spacing w:line="360" w:lineRule="auto"/>
        <w:rPr>
          <w:ins w:id="116" w:author="Maina Mbui" w:date="2023-05-15T10:35:00Z"/>
          <w:rFonts w:eastAsia="Tahoma" w:cs="Times New Roman"/>
          <w:bCs/>
        </w:rPr>
      </w:pPr>
      <w:ins w:id="117" w:author="Maina Mbui" w:date="2023-05-15T10:35:00Z">
        <w:r>
          <w:rPr>
            <w:rFonts w:eastAsia="Tahoma" w:cs="Times New Roman"/>
            <w:bCs/>
          </w:rPr>
          <w:t xml:space="preserve">NBS - </w:t>
        </w:r>
        <w:proofErr w:type="spellStart"/>
        <w:r>
          <w:rPr>
            <w:rFonts w:eastAsia="Tahoma" w:cs="Times New Roman"/>
            <w:bCs/>
          </w:rPr>
          <w:t>EbA</w:t>
        </w:r>
        <w:proofErr w:type="spellEnd"/>
        <w:r>
          <w:rPr>
            <w:rFonts w:eastAsia="Tahoma" w:cs="Times New Roman"/>
            <w:bCs/>
          </w:rPr>
          <w:t xml:space="preserve"> and </w:t>
        </w:r>
        <w:proofErr w:type="spellStart"/>
        <w:r>
          <w:rPr>
            <w:rFonts w:eastAsia="Tahoma" w:cs="Times New Roman"/>
            <w:bCs/>
          </w:rPr>
          <w:t>EbM</w:t>
        </w:r>
        <w:proofErr w:type="spellEnd"/>
      </w:ins>
    </w:p>
    <w:p w14:paraId="76A1E654" w14:textId="622BD335" w:rsidR="000A21C0" w:rsidRPr="0061224F" w:rsidRDefault="000A21C0" w:rsidP="000A21C0">
      <w:pPr>
        <w:pStyle w:val="ListParagraph"/>
        <w:numPr>
          <w:ilvl w:val="0"/>
          <w:numId w:val="18"/>
        </w:numPr>
        <w:pBdr>
          <w:top w:val="none" w:sz="0" w:space="0" w:color="D9D9E3"/>
          <w:left w:val="none" w:sz="0" w:space="0" w:color="D9D9E3"/>
          <w:bottom w:val="none" w:sz="0" w:space="0" w:color="D9D9E3"/>
          <w:right w:val="none" w:sz="0" w:space="0" w:color="D9D9E3"/>
          <w:between w:val="none" w:sz="0" w:space="0" w:color="D9D9E3"/>
        </w:pBdr>
        <w:spacing w:line="360" w:lineRule="auto"/>
        <w:rPr>
          <w:ins w:id="118" w:author="Maina Mbui" w:date="2023-05-15T10:28:00Z"/>
          <w:rFonts w:eastAsia="Tahoma" w:cs="Times New Roman"/>
          <w:bCs/>
        </w:rPr>
      </w:pPr>
      <w:ins w:id="119" w:author="Maina Mbui" w:date="2023-05-15T10:35:00Z">
        <w:r>
          <w:rPr>
            <w:rFonts w:eastAsia="Tahoma" w:cs="Times New Roman"/>
            <w:bCs/>
          </w:rPr>
          <w:t xml:space="preserve">Strengthen national C and community adaptation. </w:t>
        </w:r>
      </w:ins>
    </w:p>
    <w:p w14:paraId="0441A60E" w14:textId="332C2A59" w:rsidR="004A44F6" w:rsidRDefault="00953D5F" w:rsidP="00953D5F">
      <w:pPr>
        <w:pStyle w:val="ListParagraph"/>
        <w:numPr>
          <w:ilvl w:val="0"/>
          <w:numId w:val="18"/>
        </w:numPr>
        <w:pBdr>
          <w:top w:val="none" w:sz="0" w:space="0" w:color="D9D9E3"/>
          <w:left w:val="none" w:sz="0" w:space="0" w:color="D9D9E3"/>
          <w:bottom w:val="none" w:sz="0" w:space="0" w:color="D9D9E3"/>
          <w:right w:val="none" w:sz="0" w:space="0" w:color="D9D9E3"/>
          <w:between w:val="none" w:sz="0" w:space="0" w:color="D9D9E3"/>
        </w:pBdr>
        <w:spacing w:line="360" w:lineRule="auto"/>
        <w:rPr>
          <w:ins w:id="120" w:author="Maina Mbui" w:date="2023-05-15T10:42:00Z"/>
          <w:rFonts w:eastAsia="Tahoma" w:cs="Times New Roman"/>
          <w:bCs/>
        </w:rPr>
      </w:pPr>
      <w:ins w:id="121" w:author="Maina Mbui" w:date="2023-05-15T10:37:00Z">
        <w:r w:rsidRPr="00953D5F">
          <w:rPr>
            <w:rFonts w:eastAsia="Tahoma" w:cs="Times New Roman"/>
            <w:bCs/>
          </w:rPr>
          <w:t>Climate scenarios – marginal differences betw</w:t>
        </w:r>
      </w:ins>
      <w:ins w:id="122" w:author="Maina Mbui" w:date="2023-05-15T10:38:00Z">
        <w:r w:rsidRPr="00953D5F">
          <w:rPr>
            <w:rFonts w:eastAsia="Tahoma" w:cs="Times New Roman"/>
            <w:bCs/>
          </w:rPr>
          <w:t>een scenarios,</w:t>
        </w:r>
      </w:ins>
      <w:ins w:id="123" w:author="Maina Mbui" w:date="2023-05-15T10:39:00Z">
        <w:r w:rsidRPr="00953D5F">
          <w:rPr>
            <w:rFonts w:eastAsia="Tahoma" w:cs="Times New Roman"/>
            <w:bCs/>
          </w:rPr>
          <w:t xml:space="preserve"> </w:t>
        </w:r>
      </w:ins>
      <w:ins w:id="124" w:author="Maina Mbui" w:date="2023-05-15T10:40:00Z">
        <w:r>
          <w:rPr>
            <w:rFonts w:eastAsia="Tahoma" w:cs="Times New Roman"/>
            <w:bCs/>
          </w:rPr>
          <w:t>increase mitigation, but also</w:t>
        </w:r>
      </w:ins>
      <w:ins w:id="125" w:author="Maina Mbui" w:date="2023-05-15T10:41:00Z">
        <w:r>
          <w:rPr>
            <w:rFonts w:eastAsia="Tahoma" w:cs="Times New Roman"/>
            <w:bCs/>
          </w:rPr>
          <w:t xml:space="preserve"> minimizing adaptation gap and damage and loss should be the priority</w:t>
        </w:r>
      </w:ins>
      <w:ins w:id="126" w:author="Maina Mbui" w:date="2023-05-15T10:42:00Z">
        <w:r>
          <w:rPr>
            <w:rFonts w:eastAsia="Tahoma" w:cs="Times New Roman"/>
            <w:bCs/>
          </w:rPr>
          <w:t xml:space="preserve">. </w:t>
        </w:r>
      </w:ins>
    </w:p>
    <w:p w14:paraId="3AC14788" w14:textId="2A2B506F" w:rsidR="00953D5F" w:rsidRPr="0061224F" w:rsidRDefault="00953D5F" w:rsidP="0061224F">
      <w:pPr>
        <w:pBdr>
          <w:top w:val="none" w:sz="0" w:space="0" w:color="D9D9E3"/>
          <w:left w:val="none" w:sz="0" w:space="0" w:color="D9D9E3"/>
          <w:bottom w:val="none" w:sz="0" w:space="0" w:color="D9D9E3"/>
          <w:right w:val="none" w:sz="0" w:space="0" w:color="D9D9E3"/>
          <w:between w:val="none" w:sz="0" w:space="0" w:color="D9D9E3"/>
        </w:pBdr>
        <w:spacing w:line="360" w:lineRule="auto"/>
        <w:rPr>
          <w:ins w:id="127" w:author="Maina Mbui" w:date="2023-05-15T10:41:00Z"/>
          <w:rFonts w:eastAsia="Tahoma" w:cs="Times New Roman"/>
          <w:bCs/>
        </w:rPr>
      </w:pPr>
      <w:ins w:id="128" w:author="Maina Mbui" w:date="2023-05-15T10:43:00Z">
        <w:r>
          <w:rPr>
            <w:rFonts w:eastAsia="Tahoma" w:cs="Times New Roman"/>
            <w:bCs/>
          </w:rPr>
          <w:t>Damage and loss results and discussion …</w:t>
        </w:r>
      </w:ins>
      <w:ins w:id="129" w:author="Maina Mbui" w:date="2023-05-15T10:44:00Z">
        <w:r>
          <w:rPr>
            <w:rFonts w:eastAsia="Tahoma" w:cs="Times New Roman"/>
            <w:bCs/>
          </w:rPr>
          <w:t>-</w:t>
        </w:r>
      </w:ins>
    </w:p>
    <w:p w14:paraId="230CF232" w14:textId="77777777" w:rsidR="00953D5F" w:rsidRDefault="00953D5F" w:rsidP="0061224F">
      <w:pPr>
        <w:pStyle w:val="ListParagraph"/>
        <w:pBdr>
          <w:top w:val="none" w:sz="0" w:space="0" w:color="D9D9E3"/>
          <w:left w:val="none" w:sz="0" w:space="0" w:color="D9D9E3"/>
          <w:bottom w:val="none" w:sz="0" w:space="0" w:color="D9D9E3"/>
          <w:right w:val="none" w:sz="0" w:space="0" w:color="D9D9E3"/>
          <w:between w:val="none" w:sz="0" w:space="0" w:color="D9D9E3"/>
        </w:pBdr>
        <w:spacing w:line="360" w:lineRule="auto"/>
        <w:rPr>
          <w:ins w:id="130" w:author="Maina Mbui" w:date="2023-05-15T10:26:00Z"/>
          <w:rFonts w:eastAsia="Tahoma" w:cs="Times New Roman"/>
          <w:bCs/>
        </w:rPr>
      </w:pPr>
    </w:p>
    <w:p w14:paraId="5EEA8C81" w14:textId="77777777" w:rsidR="004A44F6" w:rsidRPr="000A0F64" w:rsidRDefault="004A44F6"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rPr>
      </w:pPr>
    </w:p>
    <w:p w14:paraId="76EDBA71" w14:textId="429BC95C" w:rsidR="00396C46" w:rsidRDefault="00396C46"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rPr>
      </w:pPr>
      <w:r>
        <w:rPr>
          <w:rFonts w:eastAsia="Tahoma" w:cs="Times New Roman"/>
          <w:b/>
        </w:rPr>
        <w:t>DISCUSSION</w:t>
      </w:r>
    </w:p>
    <w:p w14:paraId="18997710" w14:textId="3FB6F208" w:rsidR="00396C46" w:rsidRPr="007D4479" w:rsidRDefault="007D4479"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rPr>
      </w:pPr>
      <w:r>
        <w:rPr>
          <w:rFonts w:eastAsia="Tahoma" w:cs="Times New Roman"/>
          <w:bCs/>
        </w:rPr>
        <w:t xml:space="preserve">Climate change is expected to cause widespread socio-ecological impacts. </w:t>
      </w:r>
      <w:r w:rsidR="00563EB0">
        <w:rPr>
          <w:rFonts w:eastAsia="Tahoma" w:cs="Times New Roman"/>
          <w:bCs/>
        </w:rPr>
        <w:t>By integrating</w:t>
      </w:r>
      <w:r>
        <w:rPr>
          <w:rFonts w:eastAsia="Tahoma" w:cs="Times New Roman"/>
          <w:bCs/>
        </w:rPr>
        <w:t xml:space="preserve"> </w:t>
      </w:r>
      <w:r w:rsidRPr="007D4479">
        <w:rPr>
          <w:rFonts w:eastAsia="Tahoma" w:cs="Times New Roman"/>
          <w:bCs/>
        </w:rPr>
        <w:t>EEA with other knowledge relevant to decision-making around L&amp;D, including vulnerability and exposure information</w:t>
      </w:r>
      <w:r w:rsidR="00563EB0">
        <w:rPr>
          <w:rFonts w:eastAsia="Tahoma" w:cs="Times New Roman"/>
          <w:bCs/>
        </w:rPr>
        <w:t xml:space="preserve"> (King et al. 2023)</w:t>
      </w:r>
      <w:r w:rsidRPr="007D4479">
        <w:rPr>
          <w:rFonts w:eastAsia="Tahoma" w:cs="Times New Roman"/>
          <w:bCs/>
        </w:rPr>
        <w:t xml:space="preserve">, </w:t>
      </w:r>
      <w:r w:rsidR="00563EB0">
        <w:rPr>
          <w:rFonts w:eastAsia="Tahoma" w:cs="Times New Roman"/>
          <w:bCs/>
        </w:rPr>
        <w:t>we show that …</w:t>
      </w:r>
    </w:p>
    <w:p w14:paraId="531317C7" w14:textId="77777777" w:rsidR="00396C46" w:rsidRDefault="00396C46"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rPr>
      </w:pPr>
    </w:p>
    <w:p w14:paraId="49983F1F" w14:textId="77777777" w:rsidR="00396C46" w:rsidRDefault="00396C46" w:rsidP="00396C46">
      <w:pPr>
        <w:pBdr>
          <w:top w:val="none" w:sz="0" w:space="0" w:color="D9D9E3"/>
          <w:left w:val="none" w:sz="0" w:space="0" w:color="D9D9E3"/>
          <w:bottom w:val="none" w:sz="0" w:space="0" w:color="D9D9E3"/>
          <w:right w:val="none" w:sz="0" w:space="0" w:color="D9D9E3"/>
          <w:between w:val="none" w:sz="0" w:space="0" w:color="D9D9E3"/>
        </w:pBdr>
        <w:spacing w:line="360" w:lineRule="auto"/>
        <w:rPr>
          <w:ins w:id="131" w:author="DrEFA" w:date="2023-05-04T07:42:00Z"/>
          <w:rFonts w:eastAsia="Tahoma" w:cs="Times New Roman"/>
          <w:b/>
          <w:color w:val="C00000"/>
        </w:rPr>
      </w:pPr>
      <w:r w:rsidRPr="000A0F64">
        <w:rPr>
          <w:rFonts w:eastAsia="Tahoma" w:cs="Times New Roman"/>
          <w:b/>
          <w:color w:val="C00000"/>
          <w:highlight w:val="yellow"/>
        </w:rPr>
        <w:t xml:space="preserve">(b) </w:t>
      </w:r>
      <w:commentRangeStart w:id="132"/>
      <w:commentRangeStart w:id="133"/>
      <w:r w:rsidRPr="000A0F64">
        <w:rPr>
          <w:rFonts w:eastAsia="Tahoma" w:cs="Times New Roman"/>
          <w:b/>
          <w:color w:val="C00000"/>
          <w:highlight w:val="yellow"/>
        </w:rPr>
        <w:t xml:space="preserve"> </w:t>
      </w:r>
      <w:commentRangeEnd w:id="132"/>
      <w:r w:rsidRPr="000A0F64">
        <w:rPr>
          <w:rStyle w:val="CommentReference"/>
          <w:rFonts w:cs="Times New Roman"/>
          <w:b/>
          <w:color w:val="C00000"/>
          <w:sz w:val="22"/>
          <w:szCs w:val="22"/>
        </w:rPr>
        <w:commentReference w:id="132"/>
      </w:r>
      <w:commentRangeEnd w:id="133"/>
      <w:r w:rsidRPr="000A0F64">
        <w:rPr>
          <w:rStyle w:val="CommentReference"/>
          <w:rFonts w:cs="Times New Roman"/>
          <w:b/>
          <w:color w:val="C00000"/>
          <w:sz w:val="22"/>
          <w:szCs w:val="22"/>
        </w:rPr>
        <w:commentReference w:id="133"/>
      </w:r>
      <w:r w:rsidRPr="000A0F64">
        <w:rPr>
          <w:rFonts w:eastAsia="Tahoma" w:cs="Times New Roman"/>
          <w:b/>
          <w:color w:val="C00000"/>
        </w:rPr>
        <w:t>Adaptative capacity communities and opportunities for scaling up adaptation and transformative pathways.</w:t>
      </w:r>
    </w:p>
    <w:p w14:paraId="554D3AD2" w14:textId="77777777" w:rsidR="0033774C" w:rsidRDefault="0033774C" w:rsidP="00396C46">
      <w:pPr>
        <w:pBdr>
          <w:top w:val="none" w:sz="0" w:space="0" w:color="D9D9E3"/>
          <w:left w:val="none" w:sz="0" w:space="0" w:color="D9D9E3"/>
          <w:bottom w:val="none" w:sz="0" w:space="0" w:color="D9D9E3"/>
          <w:right w:val="none" w:sz="0" w:space="0" w:color="D9D9E3"/>
          <w:between w:val="none" w:sz="0" w:space="0" w:color="D9D9E3"/>
        </w:pBdr>
        <w:spacing w:line="360" w:lineRule="auto"/>
        <w:rPr>
          <w:ins w:id="134" w:author="DrEFA" w:date="2023-05-10T10:22:00Z"/>
          <w:rFonts w:eastAsia="Tahoma" w:cs="Times New Roman"/>
          <w:b/>
          <w:color w:val="C00000"/>
        </w:rPr>
      </w:pPr>
    </w:p>
    <w:p w14:paraId="2CCBF36D" w14:textId="77777777" w:rsidR="00CF4E66" w:rsidRDefault="00CF4E66" w:rsidP="00396C46">
      <w:pPr>
        <w:pBdr>
          <w:top w:val="none" w:sz="0" w:space="0" w:color="D9D9E3"/>
          <w:left w:val="none" w:sz="0" w:space="0" w:color="D9D9E3"/>
          <w:bottom w:val="none" w:sz="0" w:space="0" w:color="D9D9E3"/>
          <w:right w:val="none" w:sz="0" w:space="0" w:color="D9D9E3"/>
          <w:between w:val="none" w:sz="0" w:space="0" w:color="D9D9E3"/>
        </w:pBdr>
        <w:spacing w:line="360" w:lineRule="auto"/>
        <w:rPr>
          <w:ins w:id="135" w:author="DrEFA" w:date="2023-05-10T10:22:00Z"/>
          <w:rFonts w:eastAsia="Tahoma" w:cs="Times New Roman"/>
          <w:b/>
          <w:color w:val="C00000"/>
        </w:rPr>
      </w:pPr>
    </w:p>
    <w:p w14:paraId="57A4EA89" w14:textId="77777777" w:rsidR="00CF4E66" w:rsidRDefault="00CF4E66" w:rsidP="00396C46">
      <w:pPr>
        <w:pBdr>
          <w:top w:val="none" w:sz="0" w:space="0" w:color="D9D9E3"/>
          <w:left w:val="none" w:sz="0" w:space="0" w:color="D9D9E3"/>
          <w:bottom w:val="none" w:sz="0" w:space="0" w:color="D9D9E3"/>
          <w:right w:val="none" w:sz="0" w:space="0" w:color="D9D9E3"/>
          <w:between w:val="none" w:sz="0" w:space="0" w:color="D9D9E3"/>
        </w:pBdr>
        <w:spacing w:line="360" w:lineRule="auto"/>
        <w:rPr>
          <w:ins w:id="136" w:author="DrEFA" w:date="2023-05-10T10:22:00Z"/>
          <w:rFonts w:eastAsia="Tahoma" w:cs="Times New Roman"/>
          <w:b/>
          <w:color w:val="C00000"/>
        </w:rPr>
      </w:pPr>
    </w:p>
    <w:p w14:paraId="6034505A" w14:textId="177ADD45" w:rsidR="00CF4E66" w:rsidRDefault="00CF4E66" w:rsidP="00396C46">
      <w:pPr>
        <w:pBdr>
          <w:top w:val="none" w:sz="0" w:space="0" w:color="D9D9E3"/>
          <w:left w:val="none" w:sz="0" w:space="0" w:color="D9D9E3"/>
          <w:bottom w:val="none" w:sz="0" w:space="0" w:color="D9D9E3"/>
          <w:right w:val="none" w:sz="0" w:space="0" w:color="D9D9E3"/>
          <w:between w:val="none" w:sz="0" w:space="0" w:color="D9D9E3"/>
        </w:pBdr>
        <w:spacing w:line="360" w:lineRule="auto"/>
        <w:rPr>
          <w:ins w:id="137" w:author="DrEFA" w:date="2023-05-10T10:22:00Z"/>
          <w:rFonts w:eastAsia="Tahoma" w:cs="Times New Roman"/>
          <w:b/>
          <w:color w:val="C00000"/>
        </w:rPr>
      </w:pPr>
      <w:ins w:id="138" w:author="DrEFA" w:date="2023-05-10T10:22:00Z">
        <w:r>
          <w:rPr>
            <w:rFonts w:eastAsia="Tahoma" w:cs="Times New Roman"/>
            <w:b/>
            <w:color w:val="C00000"/>
          </w:rPr>
          <w:t>CAVEATS</w:t>
        </w:r>
      </w:ins>
    </w:p>
    <w:p w14:paraId="1D5B450A" w14:textId="77777777" w:rsidR="00CF4E66" w:rsidRDefault="00CF4E66" w:rsidP="00396C46">
      <w:pPr>
        <w:pBdr>
          <w:top w:val="none" w:sz="0" w:space="0" w:color="D9D9E3"/>
          <w:left w:val="none" w:sz="0" w:space="0" w:color="D9D9E3"/>
          <w:bottom w:val="none" w:sz="0" w:space="0" w:color="D9D9E3"/>
          <w:right w:val="none" w:sz="0" w:space="0" w:color="D9D9E3"/>
          <w:between w:val="none" w:sz="0" w:space="0" w:color="D9D9E3"/>
        </w:pBdr>
        <w:spacing w:line="360" w:lineRule="auto"/>
        <w:rPr>
          <w:ins w:id="139" w:author="DrEFA" w:date="2023-05-04T07:42:00Z"/>
          <w:rFonts w:eastAsia="Tahoma" w:cs="Times New Roman"/>
          <w:b/>
          <w:color w:val="C00000"/>
        </w:rPr>
      </w:pPr>
    </w:p>
    <w:p w14:paraId="002E8FE0" w14:textId="77777777" w:rsidR="0033774C" w:rsidRPr="000A0F64" w:rsidRDefault="0033774C" w:rsidP="00396C46">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color w:val="C00000"/>
        </w:rPr>
      </w:pPr>
    </w:p>
    <w:p w14:paraId="50887C37" w14:textId="77777777" w:rsidR="00460865" w:rsidRDefault="00460865"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rPr>
        <w:sectPr w:rsidR="00460865" w:rsidSect="006B38FE">
          <w:footerReference w:type="default" r:id="rId13"/>
          <w:pgSz w:w="11906" w:h="16838"/>
          <w:pgMar w:top="1440" w:right="1440" w:bottom="1440" w:left="1440" w:header="708" w:footer="708" w:gutter="0"/>
          <w:lnNumType w:countBy="1" w:restart="continuous"/>
          <w:cols w:space="708"/>
          <w:docGrid w:linePitch="360"/>
        </w:sectPr>
      </w:pPr>
    </w:p>
    <w:p w14:paraId="2AFCE26E" w14:textId="77777777" w:rsidR="00460865" w:rsidRDefault="00460865"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rPr>
      </w:pPr>
      <w:commentRangeStart w:id="140"/>
      <w:r>
        <w:rPr>
          <w:noProof/>
        </w:rPr>
        <w:lastRenderedPageBreak/>
        <w:drawing>
          <wp:inline distT="0" distB="0" distL="0" distR="0" wp14:anchorId="4E6E58C4" wp14:editId="4D3CFBD6">
            <wp:extent cx="9043478" cy="5088835"/>
            <wp:effectExtent l="0" t="0" r="5715" b="0"/>
            <wp:docPr id="2066559478" name="Picture 2" descr="A picture containing text, screenshot, rectangl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59478" name="Picture 2" descr="A picture containing text, screenshot, rectangle, desig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75010" cy="5106578"/>
                    </a:xfrm>
                    <a:prstGeom prst="rect">
                      <a:avLst/>
                    </a:prstGeom>
                    <a:noFill/>
                    <a:ln>
                      <a:noFill/>
                    </a:ln>
                  </pic:spPr>
                </pic:pic>
              </a:graphicData>
            </a:graphic>
          </wp:inline>
        </w:drawing>
      </w:r>
      <w:commentRangeEnd w:id="140"/>
      <w:r>
        <w:rPr>
          <w:rStyle w:val="CommentReference"/>
        </w:rPr>
        <w:commentReference w:id="140"/>
      </w:r>
    </w:p>
    <w:p w14:paraId="3635073B" w14:textId="77777777" w:rsidR="00460865" w:rsidRDefault="00460865"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rPr>
      </w:pPr>
    </w:p>
    <w:p w14:paraId="66F03947" w14:textId="77777777" w:rsidR="00460865" w:rsidRDefault="00460865"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rPr>
        <w:sectPr w:rsidR="00460865" w:rsidSect="00460865">
          <w:pgSz w:w="16838" w:h="11906" w:orient="landscape"/>
          <w:pgMar w:top="1440" w:right="1440" w:bottom="1440" w:left="1440" w:header="708" w:footer="708" w:gutter="0"/>
          <w:lnNumType w:countBy="1" w:restart="continuous"/>
          <w:cols w:space="708"/>
          <w:docGrid w:linePitch="360"/>
        </w:sectPr>
      </w:pPr>
    </w:p>
    <w:p w14:paraId="30E5A2BB" w14:textId="710F0265" w:rsidR="00EB2E3B" w:rsidRDefault="00EB2E3B"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rPr>
      </w:pPr>
    </w:p>
    <w:p w14:paraId="17EA6674" w14:textId="5792AC37" w:rsidR="00FC4E3A" w:rsidRPr="000A0F64" w:rsidRDefault="00FC4E3A"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rPr>
      </w:pPr>
      <w:r w:rsidRPr="000A0F64">
        <w:rPr>
          <w:rFonts w:eastAsia="Tahoma" w:cs="Times New Roman"/>
          <w:b/>
        </w:rPr>
        <w:t>METHOD</w:t>
      </w:r>
      <w:r w:rsidR="00AC2E6C" w:rsidRPr="000A0F64">
        <w:rPr>
          <w:rFonts w:eastAsia="Tahoma" w:cs="Times New Roman"/>
          <w:b/>
        </w:rPr>
        <w:t>S</w:t>
      </w:r>
    </w:p>
    <w:p w14:paraId="3C5076E2" w14:textId="77777777" w:rsidR="003E4E02" w:rsidRPr="000A0F64" w:rsidRDefault="003E4E02" w:rsidP="00FA21E7">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rPr>
      </w:pPr>
    </w:p>
    <w:p w14:paraId="3C3CACEA" w14:textId="17539136" w:rsidR="00FA21E7" w:rsidRPr="000A0F64" w:rsidRDefault="00FA21E7" w:rsidP="00FA21E7">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rPr>
      </w:pPr>
      <w:r w:rsidRPr="000A0F64">
        <w:rPr>
          <w:rFonts w:eastAsia="Tahoma" w:cs="Times New Roman"/>
          <w:bCs/>
        </w:rPr>
        <w:t xml:space="preserve">Social–environmental syntheses, including risk analyses, can help to identify opportunities for actionable solutions to address the potential impacts of climate hazards </w:t>
      </w:r>
      <w:r w:rsidRPr="000A0F64">
        <w:rPr>
          <w:rFonts w:eastAsia="Tahoma" w:cs="Times New Roman"/>
          <w:b/>
        </w:rPr>
        <w:t>(</w:t>
      </w:r>
      <w:proofErr w:type="spellStart"/>
      <w:r w:rsidRPr="000A0F64">
        <w:rPr>
          <w:rFonts w:eastAsia="Tahoma" w:cs="Times New Roman"/>
          <w:b/>
        </w:rPr>
        <w:t>Ekstrom</w:t>
      </w:r>
      <w:proofErr w:type="spellEnd"/>
      <w:r w:rsidRPr="000A0F64">
        <w:rPr>
          <w:rFonts w:eastAsia="Tahoma" w:cs="Times New Roman"/>
          <w:b/>
        </w:rPr>
        <w:t xml:space="preserve"> et al., 2015)</w:t>
      </w:r>
      <w:r w:rsidRPr="000A0F64">
        <w:rPr>
          <w:rFonts w:eastAsia="Tahoma" w:cs="Times New Roman"/>
          <w:bCs/>
        </w:rPr>
        <w:t>.</w:t>
      </w:r>
      <w:r w:rsidRPr="000A0F64">
        <w:rPr>
          <w:rFonts w:cs="Times New Roman"/>
        </w:rPr>
        <w:t xml:space="preserve"> </w:t>
      </w:r>
      <w:r w:rsidRPr="000A0F64">
        <w:rPr>
          <w:rFonts w:eastAsia="Tahoma" w:cs="Times New Roman"/>
          <w:bCs/>
        </w:rPr>
        <w:t>This study assesses climate risk and estimates adaptation gaps for subsistence-oriented coastal communities in the WIO</w:t>
      </w:r>
      <w:r w:rsidR="0043729C" w:rsidRPr="000A0F64">
        <w:rPr>
          <w:rFonts w:eastAsia="Tahoma" w:cs="Times New Roman"/>
          <w:bCs/>
        </w:rPr>
        <w:t xml:space="preserve"> </w:t>
      </w:r>
      <w:r w:rsidR="0043729C" w:rsidRPr="000A0F64">
        <w:rPr>
          <w:rFonts w:eastAsia="Tahoma" w:cs="Times New Roman"/>
        </w:rPr>
        <w:t>to inform local scale management</w:t>
      </w:r>
      <w:r w:rsidRPr="000A0F64">
        <w:rPr>
          <w:rFonts w:eastAsia="Tahoma" w:cs="Times New Roman"/>
          <w:bCs/>
        </w:rPr>
        <w:t xml:space="preserve">. </w:t>
      </w:r>
      <w:r w:rsidRPr="000A0F64">
        <w:rPr>
          <w:rFonts w:eastAsia="Tahoma" w:cs="Times New Roman"/>
          <w:bCs/>
          <w:highlight w:val="yellow"/>
        </w:rPr>
        <w:t>We define subsistence-oriented ….</w:t>
      </w:r>
    </w:p>
    <w:p w14:paraId="329EE9BB" w14:textId="77777777" w:rsidR="00FA21E7" w:rsidRPr="000A0F64" w:rsidRDefault="00FA21E7" w:rsidP="00FA21E7">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color w:val="C00000"/>
        </w:rPr>
      </w:pPr>
    </w:p>
    <w:p w14:paraId="5D09393B" w14:textId="6005409C" w:rsidR="00571CFF" w:rsidRPr="000A0F64" w:rsidRDefault="00571CFF"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color w:val="C00000"/>
        </w:rPr>
      </w:pPr>
      <w:r w:rsidRPr="000A0F64">
        <w:rPr>
          <w:rFonts w:eastAsia="Tahoma" w:cs="Times New Roman"/>
          <w:b/>
          <w:color w:val="C00000"/>
        </w:rPr>
        <w:t>(</w:t>
      </w:r>
      <w:r w:rsidR="0021500A" w:rsidRPr="000A0F64">
        <w:rPr>
          <w:rFonts w:eastAsia="Tahoma" w:cs="Times New Roman"/>
          <w:b/>
          <w:color w:val="C00000"/>
        </w:rPr>
        <w:t>1</w:t>
      </w:r>
      <w:r w:rsidRPr="000A0F64">
        <w:rPr>
          <w:rFonts w:eastAsia="Tahoma" w:cs="Times New Roman"/>
          <w:b/>
          <w:color w:val="C00000"/>
        </w:rPr>
        <w:t>) Datasets</w:t>
      </w:r>
    </w:p>
    <w:p w14:paraId="2C327B5D" w14:textId="77777777" w:rsidR="00D77390" w:rsidRPr="000A0F64" w:rsidRDefault="00D77390"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color w:val="C00000"/>
        </w:rPr>
      </w:pPr>
    </w:p>
    <w:p w14:paraId="0CC23AE8" w14:textId="6358A5D2" w:rsidR="00571CFF" w:rsidRPr="000A0F64" w:rsidRDefault="00571CFF"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color w:val="C00000"/>
        </w:rPr>
      </w:pPr>
      <w:r w:rsidRPr="000A0F64">
        <w:rPr>
          <w:rFonts w:eastAsia="Tahoma" w:cs="Times New Roman"/>
          <w:bCs/>
          <w:color w:val="C00000"/>
        </w:rPr>
        <w:t>(</w:t>
      </w:r>
      <w:proofErr w:type="spellStart"/>
      <w:r w:rsidR="00D77390" w:rsidRPr="000A0F64">
        <w:rPr>
          <w:rFonts w:eastAsia="Tahoma" w:cs="Times New Roman"/>
          <w:bCs/>
          <w:i/>
          <w:iCs/>
          <w:color w:val="C00000"/>
        </w:rPr>
        <w:t>i</w:t>
      </w:r>
      <w:proofErr w:type="spellEnd"/>
      <w:r w:rsidRPr="000A0F64">
        <w:rPr>
          <w:rFonts w:eastAsia="Tahoma" w:cs="Times New Roman"/>
          <w:bCs/>
          <w:color w:val="C00000"/>
        </w:rPr>
        <w:t>) Socioeconomic survey</w:t>
      </w:r>
    </w:p>
    <w:p w14:paraId="125A8FFB" w14:textId="63C1F6BC" w:rsidR="00571CFF" w:rsidRPr="000A0F64" w:rsidRDefault="00571CFF"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color w:val="C00000"/>
        </w:rPr>
      </w:pPr>
      <w:r w:rsidRPr="000A0F64">
        <w:rPr>
          <w:rFonts w:eastAsia="Tahoma" w:cs="Times New Roman"/>
          <w:b/>
          <w:i/>
          <w:iCs/>
        </w:rPr>
        <w:t>Study communities</w:t>
      </w:r>
      <w:r w:rsidRPr="000A0F64">
        <w:rPr>
          <w:rFonts w:eastAsia="Tahoma" w:cs="Times New Roman"/>
          <w:b/>
        </w:rPr>
        <w:t xml:space="preserve">. </w:t>
      </w:r>
      <w:r w:rsidRPr="000A0F64">
        <w:rPr>
          <w:rFonts w:eastAsia="Tahoma" w:cs="Times New Roman"/>
          <w:bCs/>
        </w:rPr>
        <w:t xml:space="preserve">We undertook socio-economic surveys for </w:t>
      </w:r>
      <w:r w:rsidRPr="000A0F64">
        <w:rPr>
          <w:rFonts w:eastAsia="Tahoma" w:cs="Times New Roman"/>
          <w:b/>
          <w:highlight w:val="yellow"/>
        </w:rPr>
        <w:t>xx</w:t>
      </w:r>
      <w:r w:rsidRPr="000A0F64">
        <w:rPr>
          <w:rFonts w:eastAsia="Tahoma" w:cs="Times New Roman"/>
          <w:bCs/>
        </w:rPr>
        <w:t xml:space="preserve"> households in </w:t>
      </w:r>
      <w:ins w:id="141" w:author="DrEFA" w:date="2023-05-08T11:16:00Z">
        <w:r w:rsidR="00F83F7E">
          <w:rPr>
            <w:rFonts w:eastAsia="Tahoma" w:cs="Times New Roman"/>
            <w:bCs/>
          </w:rPr>
          <w:t>2</w:t>
        </w:r>
      </w:ins>
      <w:r w:rsidRPr="000A0F64">
        <w:rPr>
          <w:rFonts w:eastAsia="Tahoma" w:cs="Times New Roman"/>
          <w:bCs/>
        </w:rPr>
        <w:t>9</w:t>
      </w:r>
      <w:r w:rsidRPr="000A0F64">
        <w:rPr>
          <w:rFonts w:eastAsia="Tahoma" w:cs="Times New Roman"/>
          <w:b/>
        </w:rPr>
        <w:t xml:space="preserve"> </w:t>
      </w:r>
      <w:r w:rsidRPr="000A0F64">
        <w:rPr>
          <w:rFonts w:eastAsia="Tahoma" w:cs="Times New Roman"/>
          <w:color w:val="000000" w:themeColor="text1"/>
        </w:rPr>
        <w:t>subsistence-oriented coastal communities in four countries across the WIO region, including Kenya (</w:t>
      </w:r>
      <w:r w:rsidRPr="000A0F64">
        <w:rPr>
          <w:rFonts w:eastAsia="Tahoma" w:cs="Times New Roman"/>
          <w:i/>
          <w:iCs/>
          <w:color w:val="000000" w:themeColor="text1"/>
        </w:rPr>
        <w:t>n</w:t>
      </w:r>
      <w:r w:rsidRPr="000A0F64">
        <w:rPr>
          <w:rFonts w:eastAsia="Tahoma" w:cs="Times New Roman"/>
          <w:color w:val="000000" w:themeColor="text1"/>
        </w:rPr>
        <w:t xml:space="preserve"> = 11 </w:t>
      </w:r>
      <w:r w:rsidRPr="000A0F64">
        <w:rPr>
          <w:rFonts w:cs="Times New Roman"/>
        </w:rPr>
        <w:t>communities</w:t>
      </w:r>
      <w:r w:rsidRPr="000A0F64">
        <w:rPr>
          <w:rFonts w:eastAsia="Tahoma" w:cs="Times New Roman"/>
          <w:color w:val="000000" w:themeColor="text1"/>
        </w:rPr>
        <w:t>), Tanzania (</w:t>
      </w:r>
      <w:r w:rsidRPr="000A0F64">
        <w:rPr>
          <w:rFonts w:eastAsia="Tahoma" w:cs="Times New Roman"/>
          <w:i/>
          <w:iCs/>
          <w:color w:val="000000" w:themeColor="text1"/>
        </w:rPr>
        <w:t>n</w:t>
      </w:r>
      <w:r w:rsidRPr="000A0F64">
        <w:rPr>
          <w:rFonts w:eastAsia="Tahoma" w:cs="Times New Roman"/>
          <w:color w:val="000000" w:themeColor="text1"/>
        </w:rPr>
        <w:t xml:space="preserve"> = 10), Madagascar (</w:t>
      </w:r>
      <w:r w:rsidRPr="000A0F64">
        <w:rPr>
          <w:rFonts w:eastAsia="Tahoma" w:cs="Times New Roman"/>
          <w:i/>
          <w:iCs/>
          <w:color w:val="000000" w:themeColor="text1"/>
        </w:rPr>
        <w:t>n</w:t>
      </w:r>
      <w:r w:rsidRPr="000A0F64">
        <w:rPr>
          <w:rFonts w:eastAsia="Tahoma" w:cs="Times New Roman"/>
          <w:color w:val="000000" w:themeColor="text1"/>
        </w:rPr>
        <w:t xml:space="preserve"> = 7), and Mozambique (</w:t>
      </w:r>
      <w:r w:rsidRPr="000A0F64">
        <w:rPr>
          <w:rFonts w:eastAsia="Tahoma" w:cs="Times New Roman"/>
          <w:i/>
          <w:iCs/>
          <w:color w:val="000000" w:themeColor="text1"/>
        </w:rPr>
        <w:t>n</w:t>
      </w:r>
      <w:r w:rsidRPr="000A0F64">
        <w:rPr>
          <w:rFonts w:eastAsia="Tahoma" w:cs="Times New Roman"/>
          <w:color w:val="000000" w:themeColor="text1"/>
        </w:rPr>
        <w:t xml:space="preserve"> = 4). Communities were purposefully selected for their dependency on mangroves, seagrass, and coral reefs as livelihood sources. Data were primarily obtained from key informant interviews, focus group discussions and cross-sectional field surveys. </w:t>
      </w:r>
      <w:commentRangeStart w:id="142"/>
      <w:r w:rsidR="00913125" w:rsidRPr="000A0F64">
        <w:rPr>
          <w:rFonts w:eastAsia="Tahoma" w:cs="Times New Roman"/>
          <w:color w:val="000000" w:themeColor="text1"/>
        </w:rPr>
        <w:t xml:space="preserve">Surveys were conducted between </w:t>
      </w:r>
      <w:r w:rsidR="00913125" w:rsidRPr="000A0F64">
        <w:rPr>
          <w:rFonts w:eastAsia="Tahoma" w:cs="Times New Roman"/>
          <w:b/>
          <w:bCs/>
          <w:color w:val="0070C0"/>
        </w:rPr>
        <w:t>xx-xx in 20xx</w:t>
      </w:r>
      <w:r w:rsidR="00913125" w:rsidRPr="000A0F64">
        <w:rPr>
          <w:rFonts w:eastAsia="Tahoma" w:cs="Times New Roman"/>
          <w:color w:val="000000" w:themeColor="text1"/>
        </w:rPr>
        <w:t xml:space="preserve">. </w:t>
      </w:r>
      <w:commentRangeEnd w:id="142"/>
      <w:r w:rsidR="00874484">
        <w:rPr>
          <w:rStyle w:val="CommentReference"/>
        </w:rPr>
        <w:commentReference w:id="142"/>
      </w:r>
    </w:p>
    <w:p w14:paraId="37523E6A" w14:textId="77777777" w:rsidR="00571CFF" w:rsidRPr="000A0F64" w:rsidRDefault="00571CFF"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bCs/>
          <w:color w:val="C00000"/>
        </w:rPr>
      </w:pPr>
    </w:p>
    <w:p w14:paraId="6931451E" w14:textId="77777777" w:rsidR="00571CFF" w:rsidRPr="000A0F64" w:rsidRDefault="00571CFF"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highlight w:val="yellow"/>
        </w:rPr>
      </w:pPr>
      <w:r w:rsidRPr="000A0F64">
        <w:rPr>
          <w:rFonts w:eastAsia="Tahoma" w:cs="Times New Roman"/>
          <w:b/>
          <w:bCs/>
          <w:i/>
          <w:iCs/>
        </w:rPr>
        <w:t>Sensitivity and adaptive capacity</w:t>
      </w:r>
      <w:r w:rsidRPr="000A0F64">
        <w:rPr>
          <w:rFonts w:eastAsia="Tahoma" w:cs="Times New Roman"/>
          <w:b/>
          <w:bCs/>
        </w:rPr>
        <w:t xml:space="preserve">. </w:t>
      </w:r>
      <w:r w:rsidRPr="000A0F64">
        <w:rPr>
          <w:rFonts w:eastAsia="Tahoma" w:cs="Times New Roman"/>
          <w:bCs/>
        </w:rPr>
        <w:t xml:space="preserve">Respondents rated 30 indicators linked to sensitivity (SS — livelihood, demography, cultural, and health) and adaptive capacity domains (AC — learning, assets, flexibility, agency, and organisation) </w:t>
      </w:r>
      <w:r w:rsidRPr="000A0F64">
        <w:rPr>
          <w:rFonts w:eastAsia="Tahoma" w:cs="Times New Roman"/>
        </w:rPr>
        <w:t>(</w:t>
      </w:r>
      <w:proofErr w:type="spellStart"/>
      <w:r w:rsidRPr="000A0F64">
        <w:rPr>
          <w:rFonts w:eastAsia="Tahoma" w:cs="Times New Roman"/>
          <w:b/>
          <w:bCs/>
        </w:rPr>
        <w:t>Cinner</w:t>
      </w:r>
      <w:proofErr w:type="spellEnd"/>
      <w:r w:rsidRPr="000A0F64">
        <w:rPr>
          <w:rFonts w:eastAsia="Tahoma" w:cs="Times New Roman"/>
          <w:b/>
          <w:bCs/>
        </w:rPr>
        <w:t xml:space="preserve"> et al., 2016, 2013; </w:t>
      </w:r>
      <w:proofErr w:type="spellStart"/>
      <w:r w:rsidRPr="000A0F64">
        <w:rPr>
          <w:rFonts w:eastAsia="Tahoma" w:cs="Times New Roman"/>
          <w:b/>
          <w:bCs/>
        </w:rPr>
        <w:t>Thiault</w:t>
      </w:r>
      <w:proofErr w:type="spellEnd"/>
      <w:r w:rsidRPr="000A0F64">
        <w:rPr>
          <w:rFonts w:eastAsia="Tahoma" w:cs="Times New Roman"/>
          <w:b/>
          <w:bCs/>
        </w:rPr>
        <w:t xml:space="preserve"> et al., 2021</w:t>
      </w:r>
      <w:r w:rsidRPr="000A0F64">
        <w:rPr>
          <w:rFonts w:eastAsia="Tahoma" w:cs="Times New Roman"/>
        </w:rPr>
        <w:t>)</w:t>
      </w:r>
      <w:r w:rsidRPr="000A0F64">
        <w:rPr>
          <w:rFonts w:eastAsia="Tahoma" w:cs="Times New Roman"/>
          <w:bCs/>
        </w:rPr>
        <w:t>. All indicators and domains were merged into aggregate indices of SS and AC using weights that indicate the relative importance of these indicators for communities. To achieve this, we first resale each indicator to a standardised score (</w:t>
      </w:r>
      <m:oMath>
        <m:acc>
          <m:accPr>
            <m:ctrlPr>
              <w:rPr>
                <w:rFonts w:ascii="Cambria Math" w:eastAsia="Tahoma" w:hAnsi="Cambria Math" w:cs="Times New Roman"/>
                <w:bCs/>
                <w:i/>
              </w:rPr>
            </m:ctrlPr>
          </m:accPr>
          <m:e>
            <m:r>
              <w:rPr>
                <w:rFonts w:ascii="Cambria Math" w:eastAsia="Tahoma" w:hAnsi="Cambria Math" w:cs="Times New Roman"/>
              </w:rPr>
              <m:t>S</m:t>
            </m:r>
          </m:e>
        </m:acc>
      </m:oMath>
      <w:r w:rsidRPr="000A0F64">
        <w:rPr>
          <w:rFonts w:eastAsia="Tahoma" w:cs="Times New Roman"/>
          <w:bCs/>
        </w:rPr>
        <w:t>) using the Marine Community Monitoring (MACMON) guideline (</w:t>
      </w:r>
      <w:r w:rsidRPr="00E96683">
        <w:rPr>
          <w:rFonts w:eastAsia="Tahoma" w:cs="Times New Roman"/>
          <w:b/>
          <w:color w:val="C00000"/>
          <w:highlight w:val="yellow"/>
        </w:rPr>
        <w:t>refs</w:t>
      </w:r>
      <w:r w:rsidRPr="000A0F64">
        <w:rPr>
          <w:rFonts w:eastAsia="Tahoma" w:cs="Times New Roman"/>
          <w:bCs/>
        </w:rPr>
        <w:t>). Weights were derived using Analytical Hierarchy Process (AHP). AHP is a multicriteria method that rates the performance of each variable against each alternative of the same hierarchical level (</w:t>
      </w:r>
      <w:proofErr w:type="spellStart"/>
      <w:r w:rsidRPr="000A0F64">
        <w:rPr>
          <w:rFonts w:eastAsia="Tahoma" w:cs="Times New Roman"/>
          <w:b/>
        </w:rPr>
        <w:t>Saaty</w:t>
      </w:r>
      <w:proofErr w:type="spellEnd"/>
      <w:r w:rsidRPr="000A0F64">
        <w:rPr>
          <w:rFonts w:eastAsia="Tahoma" w:cs="Times New Roman"/>
          <w:b/>
        </w:rPr>
        <w:t>, 1980</w:t>
      </w:r>
      <w:r w:rsidRPr="000A0F64">
        <w:rPr>
          <w:rFonts w:eastAsia="Tahoma" w:cs="Times New Roman"/>
          <w:bCs/>
        </w:rPr>
        <w:t>). Since AHP relies heavily on expert judgement, we solicit expert inputs through focus group discussions. Separate focal groups were designed for each country. Weights were organised hierarchically, whereby each indicator was assigned a weight relative to all other indicators within the same domain, and each domain was assigned a weight relative to all other domains. Separate weights were used to compute SS and AC for each target country (</w:t>
      </w:r>
      <w:r w:rsidRPr="00994470">
        <w:rPr>
          <w:rFonts w:eastAsia="Tahoma" w:cs="Times New Roman"/>
          <w:b/>
          <w:highlight w:val="yellow"/>
        </w:rPr>
        <w:t>Table S1</w:t>
      </w:r>
      <w:r w:rsidRPr="000A0F64">
        <w:rPr>
          <w:rFonts w:eastAsia="Tahoma" w:cs="Times New Roman"/>
          <w:bCs/>
        </w:rPr>
        <w:t xml:space="preserve">). We computed the </w:t>
      </w:r>
      <w:r w:rsidRPr="000A0F64">
        <w:rPr>
          <w:rFonts w:eastAsia="Tahoma" w:cs="Times New Roman"/>
          <w:b/>
        </w:rPr>
        <w:t>SS</w:t>
      </w:r>
      <w:r w:rsidRPr="000A0F64">
        <w:rPr>
          <w:rFonts w:eastAsia="Tahoma" w:cs="Times New Roman"/>
          <w:bCs/>
        </w:rPr>
        <w:t xml:space="preserve"> and </w:t>
      </w:r>
      <w:r w:rsidRPr="000A0F64">
        <w:rPr>
          <w:rFonts w:eastAsia="Tahoma" w:cs="Times New Roman"/>
          <w:b/>
        </w:rPr>
        <w:t>AC</w:t>
      </w:r>
      <w:r w:rsidRPr="000A0F64">
        <w:rPr>
          <w:rFonts w:eastAsia="Tahoma" w:cs="Times New Roman"/>
          <w:bCs/>
        </w:rPr>
        <w:t xml:space="preserve"> index (</w:t>
      </w:r>
      <w:r w:rsidRPr="000A0F64">
        <w:rPr>
          <w:rFonts w:eastAsia="Tahoma" w:cs="Times New Roman"/>
          <w:bCs/>
          <w:i/>
          <w:iCs/>
        </w:rPr>
        <w:t>I</w:t>
      </w:r>
      <w:r w:rsidRPr="000A0F64">
        <w:rPr>
          <w:rFonts w:eastAsia="Tahoma" w:cs="Times New Roman"/>
          <w:bCs/>
        </w:rPr>
        <w:t xml:space="preserve">) for each household </w:t>
      </w:r>
      <w:r w:rsidRPr="000A0F64">
        <w:rPr>
          <w:rFonts w:eastAsia="Tahoma" w:cs="Times New Roman"/>
          <w:bCs/>
          <w:i/>
          <w:iCs/>
        </w:rPr>
        <w:t>h</w:t>
      </w:r>
      <w:r w:rsidRPr="000A0F64">
        <w:rPr>
          <w:rFonts w:eastAsia="Tahoma" w:cs="Times New Roman"/>
          <w:bCs/>
        </w:rPr>
        <w:t xml:space="preserve"> across all indicators and domains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21"/>
      </w:tblGrid>
      <w:tr w:rsidR="00571CFF" w:rsidRPr="000A0F64" w14:paraId="355BA6D7" w14:textId="77777777" w:rsidTr="003A22BD">
        <w:trPr>
          <w:cantSplit/>
          <w:trHeight w:val="113"/>
        </w:trPr>
        <w:tc>
          <w:tcPr>
            <w:tcW w:w="8500" w:type="dxa"/>
            <w:vAlign w:val="center"/>
          </w:tcPr>
          <w:p w14:paraId="22357D39" w14:textId="77777777" w:rsidR="00571CFF" w:rsidRPr="000A0F64" w:rsidRDefault="00000000" w:rsidP="00183C21">
            <w:pPr>
              <w:spacing w:line="360" w:lineRule="auto"/>
              <w:jc w:val="center"/>
              <w:rPr>
                <w:rFonts w:eastAsia="Tahoma" w:cs="Times New Roman"/>
              </w:rPr>
            </w:pPr>
            <m:oMathPara>
              <m:oMath>
                <m:sSub>
                  <m:sSubPr>
                    <m:ctrlPr>
                      <w:rPr>
                        <w:rFonts w:ascii="Cambria Math" w:eastAsia="Tahoma" w:hAnsi="Cambria Math" w:cs="Times New Roman"/>
                        <w:i/>
                      </w:rPr>
                    </m:ctrlPr>
                  </m:sSubPr>
                  <m:e>
                    <m:r>
                      <w:rPr>
                        <w:rFonts w:ascii="Cambria Math" w:eastAsia="Tahoma" w:hAnsi="Cambria Math" w:cs="Times New Roman"/>
                      </w:rPr>
                      <m:t>I</m:t>
                    </m:r>
                  </m:e>
                  <m:sub>
                    <m:r>
                      <w:rPr>
                        <w:rFonts w:ascii="Cambria Math" w:eastAsia="Tahoma" w:hAnsi="Cambria Math" w:cs="Times New Roman"/>
                      </w:rPr>
                      <m:t>h</m:t>
                    </m:r>
                  </m:sub>
                </m:sSub>
                <m:r>
                  <w:rPr>
                    <w:rFonts w:ascii="Cambria Math" w:eastAsia="Tahoma" w:hAnsi="Cambria Math" w:cs="Times New Roman"/>
                  </w:rPr>
                  <m:t xml:space="preserve">= </m:t>
                </m:r>
                <m:nary>
                  <m:naryPr>
                    <m:chr m:val="∑"/>
                    <m:limLoc m:val="undOvr"/>
                    <m:ctrlPr>
                      <w:rPr>
                        <w:rFonts w:ascii="Cambria Math" w:eastAsia="Tahoma" w:hAnsi="Cambria Math" w:cs="Times New Roman"/>
                        <w:i/>
                      </w:rPr>
                    </m:ctrlPr>
                  </m:naryPr>
                  <m:sub>
                    <m:r>
                      <w:rPr>
                        <w:rFonts w:ascii="Cambria Math" w:eastAsia="Tahoma" w:hAnsi="Cambria Math" w:cs="Times New Roman"/>
                      </w:rPr>
                      <m:t>d=1</m:t>
                    </m:r>
                  </m:sub>
                  <m:sup>
                    <m:sSub>
                      <m:sSubPr>
                        <m:ctrlPr>
                          <w:rPr>
                            <w:rFonts w:ascii="Cambria Math" w:eastAsia="Tahoma" w:hAnsi="Cambria Math" w:cs="Times New Roman"/>
                            <w:i/>
                          </w:rPr>
                        </m:ctrlPr>
                      </m:sSubPr>
                      <m:e>
                        <m:r>
                          <w:rPr>
                            <w:rFonts w:ascii="Cambria Math" w:eastAsia="Tahoma" w:hAnsi="Cambria Math" w:cs="Times New Roman"/>
                          </w:rPr>
                          <m:t>N</m:t>
                        </m:r>
                      </m:e>
                      <m:sub>
                        <m:r>
                          <w:rPr>
                            <w:rFonts w:ascii="Cambria Math" w:eastAsia="Tahoma" w:hAnsi="Cambria Math" w:cs="Times New Roman"/>
                          </w:rPr>
                          <m:t>d</m:t>
                        </m:r>
                      </m:sub>
                    </m:sSub>
                  </m:sup>
                  <m:e>
                    <m:nary>
                      <m:naryPr>
                        <m:chr m:val="∑"/>
                        <m:limLoc m:val="undOvr"/>
                        <m:ctrlPr>
                          <w:rPr>
                            <w:rFonts w:ascii="Cambria Math" w:eastAsia="Tahoma" w:hAnsi="Cambria Math" w:cs="Times New Roman"/>
                            <w:i/>
                          </w:rPr>
                        </m:ctrlPr>
                      </m:naryPr>
                      <m:sub>
                        <m:r>
                          <w:rPr>
                            <w:rFonts w:ascii="Cambria Math" w:eastAsia="Tahoma" w:hAnsi="Cambria Math" w:cs="Times New Roman"/>
                          </w:rPr>
                          <m:t>i=1</m:t>
                        </m:r>
                      </m:sub>
                      <m:sup>
                        <m:sSub>
                          <m:sSubPr>
                            <m:ctrlPr>
                              <w:rPr>
                                <w:rFonts w:ascii="Cambria Math" w:eastAsia="Tahoma" w:hAnsi="Cambria Math" w:cs="Times New Roman"/>
                                <w:i/>
                              </w:rPr>
                            </m:ctrlPr>
                          </m:sSubPr>
                          <m:e>
                            <m:r>
                              <w:rPr>
                                <w:rFonts w:ascii="Cambria Math" w:eastAsia="Tahoma" w:hAnsi="Cambria Math" w:cs="Times New Roman"/>
                              </w:rPr>
                              <m:t>N</m:t>
                            </m:r>
                          </m:e>
                          <m:sub>
                            <m:r>
                              <w:rPr>
                                <w:rFonts w:ascii="Cambria Math" w:eastAsia="Tahoma" w:hAnsi="Cambria Math" w:cs="Times New Roman"/>
                              </w:rPr>
                              <m:t>i</m:t>
                            </m:r>
                          </m:sub>
                        </m:sSub>
                      </m:sup>
                      <m:e>
                        <m:sSub>
                          <m:sSubPr>
                            <m:ctrlPr>
                              <w:rPr>
                                <w:rFonts w:ascii="Cambria Math" w:eastAsia="Tahoma" w:hAnsi="Cambria Math" w:cs="Times New Roman"/>
                                <w:i/>
                              </w:rPr>
                            </m:ctrlPr>
                          </m:sSubPr>
                          <m:e>
                            <m:r>
                              <w:rPr>
                                <w:rFonts w:ascii="Cambria Math" w:eastAsia="Tahoma" w:hAnsi="Cambria Math" w:cs="Times New Roman"/>
                              </w:rPr>
                              <m:t>W</m:t>
                            </m:r>
                          </m:e>
                          <m:sub>
                            <m:r>
                              <w:rPr>
                                <w:rFonts w:ascii="Cambria Math" w:eastAsia="Tahoma" w:hAnsi="Cambria Math" w:cs="Times New Roman"/>
                              </w:rPr>
                              <m:t>d</m:t>
                            </m:r>
                          </m:sub>
                        </m:sSub>
                        <m:sSub>
                          <m:sSubPr>
                            <m:ctrlPr>
                              <w:rPr>
                                <w:rFonts w:ascii="Cambria Math" w:eastAsia="Tahoma" w:hAnsi="Cambria Math" w:cs="Times New Roman"/>
                                <w:i/>
                              </w:rPr>
                            </m:ctrlPr>
                          </m:sSubPr>
                          <m:e>
                            <m:r>
                              <w:rPr>
                                <w:rFonts w:ascii="Cambria Math" w:eastAsia="Tahoma" w:hAnsi="Cambria Math" w:cs="Times New Roman"/>
                              </w:rPr>
                              <m:t>ω</m:t>
                            </m:r>
                          </m:e>
                          <m:sub>
                            <m:r>
                              <w:rPr>
                                <w:rFonts w:ascii="Cambria Math" w:eastAsia="Tahoma" w:hAnsi="Cambria Math" w:cs="Times New Roman"/>
                              </w:rPr>
                              <m:t>i,d</m:t>
                            </m:r>
                          </m:sub>
                        </m:sSub>
                        <m:sSub>
                          <m:sSubPr>
                            <m:ctrlPr>
                              <w:rPr>
                                <w:rFonts w:ascii="Cambria Math" w:eastAsia="Tahoma" w:hAnsi="Cambria Math" w:cs="Times New Roman"/>
                                <w:i/>
                              </w:rPr>
                            </m:ctrlPr>
                          </m:sSubPr>
                          <m:e>
                            <m:acc>
                              <m:accPr>
                                <m:ctrlPr>
                                  <w:rPr>
                                    <w:rFonts w:ascii="Cambria Math" w:eastAsia="Tahoma" w:hAnsi="Cambria Math" w:cs="Times New Roman"/>
                                    <w:i/>
                                  </w:rPr>
                                </m:ctrlPr>
                              </m:accPr>
                              <m:e>
                                <m:r>
                                  <w:rPr>
                                    <w:rFonts w:ascii="Cambria Math" w:eastAsia="Tahoma" w:hAnsi="Cambria Math" w:cs="Times New Roman"/>
                                  </w:rPr>
                                  <m:t>S</m:t>
                                </m:r>
                              </m:e>
                            </m:acc>
                          </m:e>
                          <m:sub>
                            <m:r>
                              <w:rPr>
                                <w:rFonts w:ascii="Cambria Math" w:eastAsia="Tahoma" w:hAnsi="Cambria Math" w:cs="Times New Roman"/>
                              </w:rPr>
                              <m:t>h,i,d</m:t>
                            </m:r>
                          </m:sub>
                        </m:sSub>
                      </m:e>
                    </m:nary>
                  </m:e>
                </m:nary>
              </m:oMath>
            </m:oMathPara>
          </w:p>
        </w:tc>
        <w:tc>
          <w:tcPr>
            <w:tcW w:w="521" w:type="dxa"/>
            <w:vAlign w:val="center"/>
          </w:tcPr>
          <w:p w14:paraId="7911A7B4" w14:textId="77777777" w:rsidR="00571CFF" w:rsidRPr="000A0F64" w:rsidRDefault="00571CFF" w:rsidP="00183C21">
            <w:pPr>
              <w:spacing w:line="360" w:lineRule="auto"/>
              <w:jc w:val="center"/>
              <w:rPr>
                <w:rFonts w:eastAsia="Tahoma" w:cs="Times New Roman"/>
              </w:rPr>
            </w:pPr>
            <w:r w:rsidRPr="000A0F64">
              <w:rPr>
                <w:rFonts w:eastAsia="Tahoma" w:cs="Times New Roman"/>
              </w:rPr>
              <w:t>(1)</w:t>
            </w:r>
          </w:p>
        </w:tc>
      </w:tr>
    </w:tbl>
    <w:p w14:paraId="181C6917" w14:textId="77777777" w:rsidR="00571CFF" w:rsidRPr="000A0F64" w:rsidRDefault="00571CFF"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rPr>
      </w:pPr>
      <w:r w:rsidRPr="000A0F64">
        <w:rPr>
          <w:rFonts w:eastAsia="Tahoma" w:cs="Times New Roman"/>
          <w:bCs/>
        </w:rPr>
        <w:lastRenderedPageBreak/>
        <w:t>where</w:t>
      </w:r>
      <w:r w:rsidRPr="000A0F64">
        <w:rPr>
          <w:rFonts w:eastAsia="Tahoma" w:cs="Times New Roman"/>
          <w:b/>
        </w:rPr>
        <w:t xml:space="preserve"> </w:t>
      </w:r>
      <m:oMath>
        <m:sSub>
          <m:sSubPr>
            <m:ctrlPr>
              <w:rPr>
                <w:rFonts w:ascii="Cambria Math" w:eastAsia="Tahoma" w:hAnsi="Cambria Math" w:cs="Times New Roman"/>
                <w:i/>
              </w:rPr>
            </m:ctrlPr>
          </m:sSubPr>
          <m:e>
            <m:r>
              <w:rPr>
                <w:rFonts w:ascii="Cambria Math" w:eastAsia="Tahoma" w:hAnsi="Cambria Math" w:cs="Times New Roman"/>
              </w:rPr>
              <m:t>W</m:t>
            </m:r>
          </m:e>
          <m:sub>
            <m:r>
              <w:rPr>
                <w:rFonts w:ascii="Cambria Math" w:eastAsia="Tahoma" w:hAnsi="Cambria Math" w:cs="Times New Roman"/>
              </w:rPr>
              <m:t>d</m:t>
            </m:r>
          </m:sub>
        </m:sSub>
      </m:oMath>
      <w:r w:rsidRPr="000A0F64">
        <w:rPr>
          <w:rFonts w:eastAsia="Tahoma" w:cs="Times New Roman"/>
        </w:rPr>
        <w:t xml:space="preserve"> is the weight of domain </w:t>
      </w:r>
      <w:r w:rsidRPr="000A0F64">
        <w:rPr>
          <w:rFonts w:eastAsia="Tahoma" w:cs="Times New Roman"/>
          <w:i/>
          <w:iCs/>
        </w:rPr>
        <w:t>d</w:t>
      </w:r>
      <w:r w:rsidRPr="000A0F64">
        <w:rPr>
          <w:rFonts w:eastAsia="Tahoma" w:cs="Times New Roman"/>
        </w:rPr>
        <w:t xml:space="preserve">, </w:t>
      </w:r>
      <m:oMath>
        <m:sSub>
          <m:sSubPr>
            <m:ctrlPr>
              <w:rPr>
                <w:rFonts w:ascii="Cambria Math" w:eastAsia="Tahoma" w:hAnsi="Cambria Math" w:cs="Times New Roman"/>
                <w:i/>
              </w:rPr>
            </m:ctrlPr>
          </m:sSubPr>
          <m:e>
            <m:r>
              <w:rPr>
                <w:rFonts w:ascii="Cambria Math" w:eastAsia="Tahoma" w:hAnsi="Cambria Math" w:cs="Times New Roman"/>
              </w:rPr>
              <m:t>ω</m:t>
            </m:r>
          </m:e>
          <m:sub>
            <m:r>
              <w:rPr>
                <w:rFonts w:ascii="Cambria Math" w:eastAsia="Tahoma" w:hAnsi="Cambria Math" w:cs="Times New Roman"/>
              </w:rPr>
              <m:t>i,d</m:t>
            </m:r>
          </m:sub>
        </m:sSub>
      </m:oMath>
      <w:r w:rsidRPr="000A0F64">
        <w:rPr>
          <w:rFonts w:eastAsia="Tahoma" w:cs="Times New Roman"/>
        </w:rPr>
        <w:t xml:space="preserve"> is the weight of indicator </w:t>
      </w:r>
      <w:proofErr w:type="spellStart"/>
      <w:r w:rsidRPr="000A0F64">
        <w:rPr>
          <w:rFonts w:eastAsia="Tahoma" w:cs="Times New Roman"/>
          <w:i/>
          <w:iCs/>
        </w:rPr>
        <w:t>i</w:t>
      </w:r>
      <w:proofErr w:type="spellEnd"/>
      <w:r w:rsidRPr="000A0F64">
        <w:rPr>
          <w:rFonts w:eastAsia="Tahoma" w:cs="Times New Roman"/>
        </w:rPr>
        <w:t xml:space="preserve"> within domain </w:t>
      </w:r>
      <w:r w:rsidRPr="000A0F64">
        <w:rPr>
          <w:rFonts w:eastAsia="Tahoma" w:cs="Times New Roman"/>
          <w:i/>
          <w:iCs/>
        </w:rPr>
        <w:t>d</w:t>
      </w:r>
      <w:r w:rsidRPr="000A0F64">
        <w:rPr>
          <w:rFonts w:eastAsia="Tahoma" w:cs="Times New Roman"/>
        </w:rPr>
        <w:t xml:space="preserve">, </w:t>
      </w:r>
      <m:oMath>
        <m:sSub>
          <m:sSubPr>
            <m:ctrlPr>
              <w:rPr>
                <w:rFonts w:ascii="Cambria Math" w:eastAsia="Tahoma" w:hAnsi="Cambria Math" w:cs="Times New Roman"/>
                <w:i/>
              </w:rPr>
            </m:ctrlPr>
          </m:sSubPr>
          <m:e>
            <m:r>
              <w:rPr>
                <w:rFonts w:ascii="Cambria Math" w:eastAsia="Tahoma" w:hAnsi="Cambria Math" w:cs="Times New Roman"/>
              </w:rPr>
              <m:t>N</m:t>
            </m:r>
          </m:e>
          <m:sub>
            <m:r>
              <w:rPr>
                <w:rFonts w:ascii="Cambria Math" w:eastAsia="Tahoma" w:hAnsi="Cambria Math" w:cs="Times New Roman"/>
              </w:rPr>
              <m:t>i</m:t>
            </m:r>
          </m:sub>
        </m:sSub>
      </m:oMath>
      <w:r w:rsidRPr="000A0F64">
        <w:rPr>
          <w:rFonts w:eastAsia="Tahoma" w:cs="Times New Roman"/>
        </w:rPr>
        <w:t xml:space="preserve"> is the subsidiary indicator domain </w:t>
      </w:r>
      <w:r w:rsidRPr="000A0F64">
        <w:rPr>
          <w:rFonts w:eastAsia="Tahoma" w:cs="Times New Roman"/>
          <w:i/>
          <w:iCs/>
        </w:rPr>
        <w:t>d</w:t>
      </w:r>
      <w:r w:rsidRPr="000A0F64">
        <w:rPr>
          <w:rFonts w:eastAsia="Tahoma" w:cs="Times New Roman"/>
        </w:rPr>
        <w:t xml:space="preserve">, and </w:t>
      </w:r>
      <m:oMath>
        <m:sSub>
          <m:sSubPr>
            <m:ctrlPr>
              <w:rPr>
                <w:rFonts w:ascii="Cambria Math" w:eastAsia="Tahoma" w:hAnsi="Cambria Math" w:cs="Times New Roman"/>
                <w:i/>
              </w:rPr>
            </m:ctrlPr>
          </m:sSubPr>
          <m:e>
            <m:acc>
              <m:accPr>
                <m:ctrlPr>
                  <w:rPr>
                    <w:rFonts w:ascii="Cambria Math" w:eastAsia="Tahoma" w:hAnsi="Cambria Math" w:cs="Times New Roman"/>
                    <w:i/>
                  </w:rPr>
                </m:ctrlPr>
              </m:accPr>
              <m:e>
                <m:r>
                  <w:rPr>
                    <w:rFonts w:ascii="Cambria Math" w:eastAsia="Tahoma" w:hAnsi="Cambria Math" w:cs="Times New Roman"/>
                  </w:rPr>
                  <m:t>S</m:t>
                </m:r>
              </m:e>
            </m:acc>
          </m:e>
          <m:sub>
            <m:r>
              <w:rPr>
                <w:rFonts w:ascii="Cambria Math" w:eastAsia="Tahoma" w:hAnsi="Cambria Math" w:cs="Times New Roman"/>
              </w:rPr>
              <m:t>h,i,d</m:t>
            </m:r>
          </m:sub>
        </m:sSub>
      </m:oMath>
      <w:r w:rsidRPr="000A0F64">
        <w:rPr>
          <w:rFonts w:eastAsia="Tahoma" w:cs="Times New Roman"/>
        </w:rPr>
        <w:t xml:space="preserve"> is the standardized score of indicator </w:t>
      </w:r>
      <w:proofErr w:type="spellStart"/>
      <w:r w:rsidRPr="000A0F64">
        <w:rPr>
          <w:rFonts w:eastAsia="Tahoma" w:cs="Times New Roman"/>
          <w:i/>
          <w:iCs/>
        </w:rPr>
        <w:t>i</w:t>
      </w:r>
      <w:proofErr w:type="spellEnd"/>
      <w:r w:rsidRPr="000A0F64">
        <w:rPr>
          <w:rFonts w:eastAsia="Tahoma" w:cs="Times New Roman"/>
        </w:rPr>
        <w:t xml:space="preserve"> within domain </w:t>
      </w:r>
      <w:r w:rsidRPr="000A0F64">
        <w:rPr>
          <w:rFonts w:eastAsia="Tahoma" w:cs="Times New Roman"/>
          <w:i/>
          <w:iCs/>
        </w:rPr>
        <w:t>d</w:t>
      </w:r>
      <w:r w:rsidRPr="000A0F64">
        <w:rPr>
          <w:rFonts w:eastAsia="Tahoma" w:cs="Times New Roman"/>
        </w:rPr>
        <w:t xml:space="preserve"> for household </w:t>
      </w:r>
      <w:r w:rsidRPr="000A0F64">
        <w:rPr>
          <w:rFonts w:eastAsia="Tahoma" w:cs="Times New Roman"/>
          <w:i/>
          <w:iCs/>
        </w:rPr>
        <w:t>h</w:t>
      </w:r>
      <w:r w:rsidRPr="000A0F64">
        <w:rPr>
          <w:rFonts w:eastAsia="Tahoma" w:cs="Times New Roman"/>
        </w:rPr>
        <w:t xml:space="preserve">. </w:t>
      </w:r>
      <m:oMath>
        <m:sSub>
          <m:sSubPr>
            <m:ctrlPr>
              <w:rPr>
                <w:rFonts w:ascii="Cambria Math" w:eastAsia="Tahoma" w:hAnsi="Cambria Math" w:cs="Times New Roman"/>
                <w:i/>
              </w:rPr>
            </m:ctrlPr>
          </m:sSubPr>
          <m:e>
            <m:r>
              <w:rPr>
                <w:rFonts w:ascii="Cambria Math" w:eastAsia="Tahoma" w:hAnsi="Cambria Math" w:cs="Times New Roman"/>
              </w:rPr>
              <m:t>W</m:t>
            </m:r>
          </m:e>
          <m:sub>
            <m:r>
              <w:rPr>
                <w:rFonts w:ascii="Cambria Math" w:eastAsia="Tahoma" w:hAnsi="Cambria Math" w:cs="Times New Roman"/>
              </w:rPr>
              <m:t>d</m:t>
            </m:r>
          </m:sub>
        </m:sSub>
      </m:oMath>
      <w:r w:rsidRPr="000A0F64">
        <w:rPr>
          <w:rFonts w:eastAsia="Tahoma" w:cs="Times New Roman"/>
        </w:rPr>
        <w:t xml:space="preserve"> from </w:t>
      </w:r>
      <w:r w:rsidRPr="000A0F64">
        <w:rPr>
          <w:rFonts w:eastAsia="Tahoma" w:cs="Times New Roman"/>
          <w:i/>
          <w:iCs/>
        </w:rPr>
        <w:t>d</w:t>
      </w:r>
      <w:r w:rsidRPr="000A0F64">
        <w:rPr>
          <w:rFonts w:eastAsia="Tahoma" w:cs="Times New Roman"/>
        </w:rPr>
        <w:t xml:space="preserve"> = 1, 2, … </w:t>
      </w:r>
      <w:r w:rsidRPr="000A0F64">
        <w:rPr>
          <w:rFonts w:eastAsia="Tahoma" w:cs="Times New Roman"/>
          <w:i/>
          <w:iCs/>
        </w:rPr>
        <w:t>N</w:t>
      </w:r>
      <w:r w:rsidRPr="000A0F64">
        <w:rPr>
          <w:rFonts w:eastAsia="Tahoma" w:cs="Times New Roman"/>
        </w:rPr>
        <w:t xml:space="preserve"> sums to 1.0, as does </w:t>
      </w:r>
      <m:oMath>
        <m:sSub>
          <m:sSubPr>
            <m:ctrlPr>
              <w:rPr>
                <w:rFonts w:ascii="Cambria Math" w:eastAsia="Tahoma" w:hAnsi="Cambria Math" w:cs="Times New Roman"/>
                <w:i/>
              </w:rPr>
            </m:ctrlPr>
          </m:sSubPr>
          <m:e>
            <m:r>
              <w:rPr>
                <w:rFonts w:ascii="Cambria Math" w:eastAsia="Tahoma" w:hAnsi="Cambria Math" w:cs="Times New Roman"/>
              </w:rPr>
              <m:t>ω</m:t>
            </m:r>
          </m:e>
          <m:sub>
            <m:r>
              <w:rPr>
                <w:rFonts w:ascii="Cambria Math" w:eastAsia="Tahoma" w:hAnsi="Cambria Math" w:cs="Times New Roman"/>
              </w:rPr>
              <m:t>i,d</m:t>
            </m:r>
          </m:sub>
        </m:sSub>
      </m:oMath>
      <w:r w:rsidRPr="000A0F64">
        <w:rPr>
          <w:rFonts w:eastAsia="Tahoma" w:cs="Times New Roman"/>
        </w:rPr>
        <w:t xml:space="preserve"> from </w:t>
      </w:r>
      <w:proofErr w:type="spellStart"/>
      <w:r w:rsidRPr="000A0F64">
        <w:rPr>
          <w:rFonts w:eastAsia="Tahoma" w:cs="Times New Roman"/>
          <w:i/>
          <w:iCs/>
        </w:rPr>
        <w:t>i</w:t>
      </w:r>
      <w:proofErr w:type="spellEnd"/>
      <w:r w:rsidRPr="000A0F64">
        <w:rPr>
          <w:rFonts w:eastAsia="Tahoma" w:cs="Times New Roman"/>
        </w:rPr>
        <w:t xml:space="preserve"> = 1,2, …, </w:t>
      </w:r>
      <w:proofErr w:type="spellStart"/>
      <w:r w:rsidRPr="000A0F64">
        <w:rPr>
          <w:rFonts w:eastAsia="Tahoma" w:cs="Times New Roman"/>
          <w:i/>
          <w:iCs/>
        </w:rPr>
        <w:t>d</w:t>
      </w:r>
      <w:r w:rsidRPr="000A0F64">
        <w:rPr>
          <w:rFonts w:eastAsia="Tahoma" w:cs="Times New Roman"/>
          <w:i/>
          <w:iCs/>
          <w:vertAlign w:val="subscript"/>
        </w:rPr>
        <w:t>j</w:t>
      </w:r>
      <w:proofErr w:type="spellEnd"/>
      <w:r w:rsidRPr="000A0F64">
        <w:rPr>
          <w:rFonts w:eastAsia="Tahoma" w:cs="Times New Roman"/>
        </w:rPr>
        <w:t>.</w:t>
      </w:r>
      <w:r w:rsidRPr="000A0F64">
        <w:rPr>
          <w:rFonts w:eastAsia="Tahoma" w:cs="Times New Roman"/>
          <w:bCs/>
        </w:rPr>
        <w:t xml:space="preserve"> </w:t>
      </w:r>
    </w:p>
    <w:p w14:paraId="14F848D0" w14:textId="77777777" w:rsidR="00EF6BC7" w:rsidRPr="000A0F64" w:rsidRDefault="00EF6BC7"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rPr>
      </w:pPr>
    </w:p>
    <w:p w14:paraId="5738A5C8" w14:textId="218A4E6F" w:rsidR="00D77390" w:rsidRPr="000A0F64" w:rsidRDefault="00D77390" w:rsidP="00D77390">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color w:val="C00000"/>
        </w:rPr>
      </w:pPr>
      <w:r w:rsidRPr="000A0F64">
        <w:rPr>
          <w:rFonts w:eastAsia="Tahoma" w:cs="Times New Roman"/>
          <w:bCs/>
          <w:color w:val="C00000"/>
        </w:rPr>
        <w:t>(</w:t>
      </w:r>
      <w:r w:rsidRPr="000A0F64">
        <w:rPr>
          <w:rFonts w:eastAsia="Tahoma" w:cs="Times New Roman"/>
          <w:bCs/>
          <w:i/>
          <w:iCs/>
          <w:color w:val="C00000"/>
        </w:rPr>
        <w:t>ii</w:t>
      </w:r>
      <w:r w:rsidRPr="000A0F64">
        <w:rPr>
          <w:rFonts w:eastAsia="Tahoma" w:cs="Times New Roman"/>
          <w:bCs/>
          <w:color w:val="C00000"/>
        </w:rPr>
        <w:t xml:space="preserve">) Climate </w:t>
      </w:r>
      <w:r w:rsidR="001C7899">
        <w:rPr>
          <w:rFonts w:eastAsia="Tahoma" w:cs="Times New Roman"/>
          <w:bCs/>
          <w:color w:val="C00000"/>
        </w:rPr>
        <w:t>data</w:t>
      </w:r>
      <w:r w:rsidRPr="000A0F64">
        <w:rPr>
          <w:rFonts w:eastAsia="Tahoma" w:cs="Times New Roman"/>
          <w:bCs/>
          <w:color w:val="C00000"/>
        </w:rPr>
        <w:t xml:space="preserve"> </w:t>
      </w:r>
    </w:p>
    <w:p w14:paraId="343E6415" w14:textId="77777777" w:rsidR="00D77390" w:rsidRPr="000A0F64" w:rsidRDefault="00D77390" w:rsidP="00D77390">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color w:val="C00000"/>
        </w:rPr>
      </w:pPr>
    </w:p>
    <w:p w14:paraId="0FD023B7" w14:textId="11FF43CC" w:rsidR="00D77390" w:rsidRPr="000A0F64" w:rsidRDefault="00D77390" w:rsidP="00D77390">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i/>
          <w:iCs/>
          <w:color w:val="C00000"/>
        </w:rPr>
      </w:pPr>
      <w:r w:rsidRPr="000A0F64">
        <w:rPr>
          <w:rFonts w:eastAsia="Tahoma" w:cs="Times New Roman"/>
          <w:bCs/>
          <w:i/>
          <w:iCs/>
          <w:color w:val="C00000"/>
        </w:rPr>
        <w:t>(</w:t>
      </w:r>
      <w:r w:rsidR="0021500A" w:rsidRPr="000A0F64">
        <w:rPr>
          <w:rFonts w:eastAsia="Tahoma" w:cs="Times New Roman"/>
          <w:bCs/>
          <w:i/>
          <w:iCs/>
          <w:color w:val="C00000"/>
        </w:rPr>
        <w:t>a</w:t>
      </w:r>
      <w:r w:rsidRPr="000A0F64">
        <w:rPr>
          <w:rFonts w:eastAsia="Tahoma" w:cs="Times New Roman"/>
          <w:bCs/>
          <w:i/>
          <w:iCs/>
          <w:color w:val="C00000"/>
        </w:rPr>
        <w:t xml:space="preserve">) </w:t>
      </w:r>
      <w:r w:rsidR="001C7899">
        <w:rPr>
          <w:rFonts w:eastAsia="Tahoma" w:cs="Times New Roman"/>
          <w:bCs/>
          <w:i/>
          <w:iCs/>
          <w:color w:val="C00000"/>
        </w:rPr>
        <w:t>Climate m</w:t>
      </w:r>
      <w:r w:rsidRPr="000A0F64">
        <w:rPr>
          <w:rFonts w:eastAsia="Tahoma" w:cs="Times New Roman"/>
          <w:bCs/>
          <w:i/>
          <w:iCs/>
          <w:color w:val="C00000"/>
        </w:rPr>
        <w:t>odel</w:t>
      </w:r>
      <w:r w:rsidR="001C7899">
        <w:rPr>
          <w:rFonts w:eastAsia="Tahoma" w:cs="Times New Roman"/>
          <w:bCs/>
          <w:i/>
          <w:iCs/>
          <w:color w:val="C00000"/>
        </w:rPr>
        <w:t>s</w:t>
      </w:r>
    </w:p>
    <w:p w14:paraId="3EF6CF64" w14:textId="3036BF81" w:rsidR="00D77390" w:rsidRPr="000A0F64" w:rsidRDefault="00590E1C" w:rsidP="00D77390">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rPr>
      </w:pPr>
      <w:r w:rsidRPr="000A0F64">
        <w:rPr>
          <w:rFonts w:eastAsia="Tahoma" w:cs="Times New Roman"/>
          <w:bCs/>
        </w:rPr>
        <w:t xml:space="preserve">This study </w:t>
      </w:r>
      <w:proofErr w:type="spellStart"/>
      <w:r w:rsidRPr="000A0F64">
        <w:rPr>
          <w:rFonts w:eastAsia="Tahoma" w:cs="Times New Roman"/>
          <w:bCs/>
        </w:rPr>
        <w:t>analysed</w:t>
      </w:r>
      <w:proofErr w:type="spellEnd"/>
      <w:r w:rsidRPr="000A0F64">
        <w:rPr>
          <w:rFonts w:eastAsia="Tahoma" w:cs="Times New Roman"/>
          <w:bCs/>
        </w:rPr>
        <w:t xml:space="preserve"> historical and future simulations of xx Global Climate Models (GCMs) from CMIP6</w:t>
      </w:r>
      <w:r w:rsidR="00D77390" w:rsidRPr="000A0F64">
        <w:rPr>
          <w:rFonts w:eastAsia="Tahoma" w:cs="Times New Roman"/>
          <w:bCs/>
        </w:rPr>
        <w:t xml:space="preserve">. The data was obtained from the Earth System Grid Data Portal (https://aims2.llnl.gov/search), and information on the model datasets, development centers, and spatial resolution </w:t>
      </w:r>
      <w:r w:rsidR="0021500A" w:rsidRPr="000A0F64">
        <w:rPr>
          <w:rFonts w:eastAsia="Tahoma" w:cs="Times New Roman"/>
          <w:bCs/>
        </w:rPr>
        <w:t>(</w:t>
      </w:r>
      <w:r w:rsidR="00D77390" w:rsidRPr="000A0F64">
        <w:rPr>
          <w:rFonts w:eastAsia="Tahoma" w:cs="Times New Roman"/>
          <w:bCs/>
        </w:rPr>
        <w:t xml:space="preserve">Table </w:t>
      </w:r>
      <w:r w:rsidR="0021500A" w:rsidRPr="00E64CF4">
        <w:rPr>
          <w:rFonts w:eastAsia="Tahoma" w:cs="Times New Roman"/>
          <w:b/>
          <w:color w:val="C00000"/>
        </w:rPr>
        <w:t>S</w:t>
      </w:r>
      <w:r w:rsidR="00A01295" w:rsidRPr="00E64CF4">
        <w:rPr>
          <w:rFonts w:eastAsia="Tahoma" w:cs="Times New Roman"/>
          <w:b/>
          <w:color w:val="C00000"/>
        </w:rPr>
        <w:t>X</w:t>
      </w:r>
      <w:r w:rsidR="0021500A" w:rsidRPr="000A0F64">
        <w:rPr>
          <w:rFonts w:eastAsia="Tahoma" w:cs="Times New Roman"/>
          <w:bCs/>
        </w:rPr>
        <w:t>)</w:t>
      </w:r>
      <w:r w:rsidR="00D77390" w:rsidRPr="000A0F64">
        <w:rPr>
          <w:rFonts w:eastAsia="Tahoma" w:cs="Times New Roman"/>
          <w:bCs/>
        </w:rPr>
        <w:t>. To maintain consistency and minimize bias, the study focused on the ensemble of the first realization (r1i1p1f1) of the historical and future runs for all models. The base period was set as 1981-2010, relative to the gridded observation datasets</w:t>
      </w:r>
      <w:commentRangeStart w:id="143"/>
      <w:r w:rsidR="00D77390" w:rsidRPr="000A0F64">
        <w:rPr>
          <w:rFonts w:eastAsia="Tahoma" w:cs="Times New Roman"/>
          <w:bCs/>
        </w:rPr>
        <w:t>, despite the historical runs covering the period of 1850-2015</w:t>
      </w:r>
      <w:commentRangeEnd w:id="143"/>
      <w:r w:rsidR="004E5A8D">
        <w:rPr>
          <w:rStyle w:val="CommentReference"/>
        </w:rPr>
        <w:commentReference w:id="143"/>
      </w:r>
      <w:r w:rsidR="00D77390" w:rsidRPr="000A0F64">
        <w:rPr>
          <w:rFonts w:eastAsia="Tahoma" w:cs="Times New Roman"/>
          <w:bCs/>
        </w:rPr>
        <w:t xml:space="preserve">. For future simulations, four scenarios were chosen, including SSP2-4.5 </w:t>
      </w:r>
      <w:r w:rsidR="0021500A" w:rsidRPr="000A0F64">
        <w:rPr>
          <w:rFonts w:eastAsia="Tahoma" w:cs="Times New Roman"/>
          <w:bCs/>
        </w:rPr>
        <w:t xml:space="preserve">and </w:t>
      </w:r>
      <w:r w:rsidR="00D77390" w:rsidRPr="000A0F64">
        <w:rPr>
          <w:rFonts w:eastAsia="Tahoma" w:cs="Times New Roman"/>
          <w:bCs/>
        </w:rPr>
        <w:t xml:space="preserve">SSP3-7.0, for near-future (2021-2050) and </w:t>
      </w:r>
      <w:r w:rsidRPr="000A0F64">
        <w:rPr>
          <w:rFonts w:eastAsia="Tahoma" w:cs="Times New Roman"/>
          <w:bCs/>
        </w:rPr>
        <w:t>far-future</w:t>
      </w:r>
      <w:r w:rsidR="00D77390" w:rsidRPr="000A0F64">
        <w:rPr>
          <w:rFonts w:eastAsia="Tahoma" w:cs="Times New Roman"/>
          <w:bCs/>
        </w:rPr>
        <w:t xml:space="preserve"> (2071-2100) periods.</w:t>
      </w:r>
    </w:p>
    <w:p w14:paraId="6B9AFB2A" w14:textId="77777777" w:rsidR="00D77390" w:rsidRPr="000A0F64" w:rsidRDefault="00D77390" w:rsidP="00D77390">
      <w:p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eastAsia="Tahoma" w:cs="Times New Roman"/>
          <w:bCs/>
        </w:rPr>
      </w:pPr>
    </w:p>
    <w:p w14:paraId="33A258F8" w14:textId="77777777" w:rsidR="00D77390" w:rsidRPr="000A0F64" w:rsidRDefault="00D77390" w:rsidP="00F3354A">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rPr>
      </w:pPr>
      <w:r w:rsidRPr="000A0F64">
        <w:rPr>
          <w:rFonts w:eastAsia="Tahoma" w:cs="Times New Roman"/>
          <w:bCs/>
        </w:rPr>
        <w:t xml:space="preserve">The GCMs' output on each native grid was re-gridded to a regular 0.25ᵒ × 0.25ᵒ horizontal grid using the climate data operators (CDO) </w:t>
      </w:r>
      <w:proofErr w:type="spellStart"/>
      <w:r w:rsidRPr="000A0F64">
        <w:rPr>
          <w:rFonts w:eastAsia="Tahoma" w:cs="Times New Roman"/>
          <w:bCs/>
        </w:rPr>
        <w:t>remapbil</w:t>
      </w:r>
      <w:proofErr w:type="spellEnd"/>
      <w:r w:rsidRPr="000A0F64">
        <w:rPr>
          <w:rFonts w:eastAsia="Tahoma" w:cs="Times New Roman"/>
          <w:bCs/>
        </w:rPr>
        <w:t xml:space="preserve"> function, which uses bilinear interpolation to map values from one grid onto another while preserving the original grid's area. This method ensured that the remapped data accurately represented the underlying climate processes.</w:t>
      </w:r>
    </w:p>
    <w:p w14:paraId="28F9BCE3" w14:textId="77777777" w:rsidR="00D77390" w:rsidRPr="000A0F64" w:rsidRDefault="00D77390"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rPr>
      </w:pPr>
    </w:p>
    <w:p w14:paraId="140E028C" w14:textId="5920FC86" w:rsidR="00571CFF" w:rsidRPr="000A0F64" w:rsidRDefault="00571CFF"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i/>
          <w:iCs/>
          <w:color w:val="C00000"/>
        </w:rPr>
      </w:pPr>
      <w:r w:rsidRPr="000A0F64">
        <w:rPr>
          <w:rFonts w:eastAsia="Tahoma" w:cs="Times New Roman"/>
          <w:bCs/>
          <w:i/>
          <w:iCs/>
          <w:color w:val="C00000"/>
        </w:rPr>
        <w:t>(</w:t>
      </w:r>
      <w:r w:rsidR="0021500A" w:rsidRPr="000A0F64">
        <w:rPr>
          <w:rFonts w:eastAsia="Tahoma" w:cs="Times New Roman"/>
          <w:bCs/>
          <w:i/>
          <w:iCs/>
          <w:color w:val="C00000"/>
        </w:rPr>
        <w:t>b</w:t>
      </w:r>
      <w:r w:rsidRPr="000A0F64">
        <w:rPr>
          <w:rFonts w:eastAsia="Tahoma" w:cs="Times New Roman"/>
          <w:bCs/>
          <w:i/>
          <w:iCs/>
          <w:color w:val="C00000"/>
        </w:rPr>
        <w:t xml:space="preserve">) </w:t>
      </w:r>
      <w:r w:rsidR="001C7899">
        <w:rPr>
          <w:rFonts w:eastAsia="Tahoma" w:cs="Times New Roman"/>
          <w:bCs/>
          <w:i/>
          <w:iCs/>
          <w:color w:val="C00000"/>
        </w:rPr>
        <w:t>Hazard</w:t>
      </w:r>
      <w:r w:rsidRPr="000A0F64">
        <w:rPr>
          <w:rFonts w:eastAsia="Tahoma" w:cs="Times New Roman"/>
          <w:bCs/>
          <w:i/>
          <w:iCs/>
          <w:color w:val="C00000"/>
        </w:rPr>
        <w:t xml:space="preserve"> </w:t>
      </w:r>
      <w:r w:rsidR="00D153ED" w:rsidRPr="000A0F64">
        <w:rPr>
          <w:rFonts w:eastAsia="Tahoma" w:cs="Times New Roman"/>
          <w:bCs/>
          <w:i/>
          <w:iCs/>
          <w:color w:val="C00000"/>
        </w:rPr>
        <w:t>metrics</w:t>
      </w:r>
    </w:p>
    <w:p w14:paraId="46CB4084" w14:textId="3DCEE280" w:rsidR="000C6EA1" w:rsidRPr="000A0F64" w:rsidRDefault="00D153ED" w:rsidP="00845EFB">
      <w:pPr>
        <w:spacing w:line="360" w:lineRule="auto"/>
        <w:rPr>
          <w:rFonts w:eastAsia="Tahoma" w:cs="Times New Roman"/>
        </w:rPr>
      </w:pPr>
      <w:r w:rsidRPr="000A0F64">
        <w:rPr>
          <w:rFonts w:eastAsia="Tahoma" w:cs="Times New Roman"/>
          <w:bCs/>
        </w:rPr>
        <w:t>T</w:t>
      </w:r>
      <w:r w:rsidR="001A7FDF" w:rsidRPr="000A0F64">
        <w:rPr>
          <w:rFonts w:eastAsia="Tahoma" w:cs="Times New Roman"/>
          <w:bCs/>
        </w:rPr>
        <w:t>his study</w:t>
      </w:r>
      <w:r w:rsidRPr="000A0F64">
        <w:rPr>
          <w:rFonts w:eastAsia="Tahoma" w:cs="Times New Roman"/>
          <w:bCs/>
        </w:rPr>
        <w:t xml:space="preserve"> </w:t>
      </w:r>
      <w:r w:rsidR="001A7FDF" w:rsidRPr="000A0F64">
        <w:rPr>
          <w:rFonts w:eastAsia="Tahoma" w:cs="Times New Roman"/>
          <w:bCs/>
        </w:rPr>
        <w:t>characterize</w:t>
      </w:r>
      <w:r w:rsidRPr="000A0F64">
        <w:rPr>
          <w:rFonts w:eastAsia="Tahoma" w:cs="Times New Roman"/>
          <w:bCs/>
        </w:rPr>
        <w:t>s</w:t>
      </w:r>
      <w:r w:rsidR="001A7FDF" w:rsidRPr="000A0F64">
        <w:rPr>
          <w:rFonts w:eastAsia="Tahoma" w:cs="Times New Roman"/>
          <w:bCs/>
        </w:rPr>
        <w:t xml:space="preserve"> two broad climate hazards —</w:t>
      </w:r>
      <w:r w:rsidRPr="000A0F64">
        <w:rPr>
          <w:rFonts w:eastAsia="Tahoma" w:cs="Times New Roman"/>
          <w:bCs/>
        </w:rPr>
        <w:t xml:space="preserve"> i.e.,</w:t>
      </w:r>
      <w:r w:rsidR="001A7FDF" w:rsidRPr="000A0F64">
        <w:rPr>
          <w:rFonts w:eastAsia="Tahoma" w:cs="Times New Roman"/>
          <w:bCs/>
        </w:rPr>
        <w:t xml:space="preserve"> </w:t>
      </w:r>
      <w:proofErr w:type="gramStart"/>
      <w:r w:rsidR="001A7FDF" w:rsidRPr="000A0F64">
        <w:rPr>
          <w:rFonts w:eastAsia="Tahoma" w:cs="Times New Roman"/>
          <w:bCs/>
        </w:rPr>
        <w:t>abrupt</w:t>
      </w:r>
      <w:proofErr w:type="gramEnd"/>
      <w:r w:rsidR="001A7FDF" w:rsidRPr="000A0F64">
        <w:rPr>
          <w:rFonts w:eastAsia="Tahoma" w:cs="Times New Roman"/>
          <w:bCs/>
        </w:rPr>
        <w:t xml:space="preserve"> and chronic</w:t>
      </w:r>
      <w:r w:rsidR="0040629E" w:rsidRPr="000A0F64">
        <w:rPr>
          <w:rFonts w:eastAsia="Tahoma" w:cs="Times New Roman"/>
          <w:bCs/>
        </w:rPr>
        <w:t xml:space="preserve">, associated with changes in </w:t>
      </w:r>
      <w:r w:rsidR="00901EE4">
        <w:rPr>
          <w:rFonts w:eastAsia="Tahoma" w:cs="Times New Roman"/>
          <w:bCs/>
        </w:rPr>
        <w:t>eight</w:t>
      </w:r>
      <w:r w:rsidR="0040629E" w:rsidRPr="000A0F64">
        <w:rPr>
          <w:rFonts w:eastAsia="Tahoma" w:cs="Times New Roman"/>
          <w:bCs/>
        </w:rPr>
        <w:t xml:space="preserve"> </w:t>
      </w:r>
      <w:r w:rsidR="001C12BE" w:rsidRPr="000A0F64">
        <w:rPr>
          <w:rFonts w:eastAsia="Tahoma" w:cs="Times New Roman"/>
          <w:bCs/>
        </w:rPr>
        <w:t>coastal</w:t>
      </w:r>
      <w:r w:rsidR="0040629E" w:rsidRPr="000A0F64">
        <w:rPr>
          <w:rFonts w:eastAsia="Tahoma" w:cs="Times New Roman"/>
          <w:bCs/>
        </w:rPr>
        <w:t xml:space="preserve"> systems across the WIO</w:t>
      </w:r>
      <w:r w:rsidR="001A7FDF" w:rsidRPr="000A0F64">
        <w:rPr>
          <w:rFonts w:eastAsia="Tahoma" w:cs="Times New Roman"/>
          <w:bCs/>
        </w:rPr>
        <w:t xml:space="preserve">. We used extreme event metrics to present abrupt hazards (drought extremes, </w:t>
      </w:r>
      <w:r w:rsidR="00351D7D" w:rsidRPr="000A0F64">
        <w:rPr>
          <w:rFonts w:eastAsia="Tahoma" w:cs="Times New Roman"/>
          <w:bCs/>
        </w:rPr>
        <w:t>heat waves</w:t>
      </w:r>
      <w:r w:rsidR="001A7FDF" w:rsidRPr="000A0F64">
        <w:rPr>
          <w:rFonts w:eastAsia="Tahoma" w:cs="Times New Roman"/>
          <w:bCs/>
        </w:rPr>
        <w:t xml:space="preserve">, </w:t>
      </w:r>
      <w:r w:rsidR="000E2A72" w:rsidRPr="000A0F64">
        <w:rPr>
          <w:rFonts w:eastAsia="Tahoma" w:cs="Times New Roman"/>
          <w:bCs/>
        </w:rPr>
        <w:t xml:space="preserve">and </w:t>
      </w:r>
      <w:r w:rsidR="001A7FDF" w:rsidRPr="000A0F64">
        <w:rPr>
          <w:rFonts w:eastAsia="Tahoma" w:cs="Times New Roman"/>
          <w:bCs/>
        </w:rPr>
        <w:t>compounding extremes).</w:t>
      </w:r>
      <w:r w:rsidR="00351D7D" w:rsidRPr="000A0F64">
        <w:rPr>
          <w:rFonts w:eastAsia="Tahoma" w:cs="Times New Roman"/>
          <w:bCs/>
        </w:rPr>
        <w:t xml:space="preserve"> </w:t>
      </w:r>
      <w:r w:rsidR="000C6EA1" w:rsidRPr="000A0F64">
        <w:rPr>
          <w:rFonts w:eastAsia="Tahoma" w:cs="Times New Roman"/>
          <w:bCs/>
        </w:rPr>
        <w:t>Extreme climate events can be defined as the period in which climate notably exceeds a historical percentile threshold (</w:t>
      </w:r>
      <w:proofErr w:type="spellStart"/>
      <w:r w:rsidR="008E19D0" w:rsidRPr="000A0F64">
        <w:rPr>
          <w:rFonts w:eastAsia="Tahoma" w:cs="Times New Roman"/>
          <w:b/>
        </w:rPr>
        <w:t>Meehl</w:t>
      </w:r>
      <w:proofErr w:type="spellEnd"/>
      <w:r w:rsidR="008E19D0" w:rsidRPr="000A0F64">
        <w:rPr>
          <w:rFonts w:eastAsia="Tahoma" w:cs="Times New Roman"/>
          <w:b/>
        </w:rPr>
        <w:t xml:space="preserve"> &amp; Tebaldi, 2004</w:t>
      </w:r>
      <w:r w:rsidR="000C6EA1" w:rsidRPr="000A0F64">
        <w:rPr>
          <w:rFonts w:eastAsia="Tahoma" w:cs="Times New Roman"/>
          <w:bCs/>
        </w:rPr>
        <w:t xml:space="preserve">). </w:t>
      </w:r>
      <w:r w:rsidR="000C6EA1" w:rsidRPr="000A0F64">
        <w:rPr>
          <w:rFonts w:eastAsia="Tahoma" w:cs="Times New Roman"/>
        </w:rPr>
        <w:t>Extreme events</w:t>
      </w:r>
      <w:r w:rsidR="00FC770C" w:rsidRPr="000A0F64">
        <w:rPr>
          <w:rFonts w:eastAsia="Tahoma" w:cs="Times New Roman"/>
        </w:rPr>
        <w:t>,</w:t>
      </w:r>
      <w:r w:rsidR="000C6EA1" w:rsidRPr="000A0F64">
        <w:rPr>
          <w:rFonts w:eastAsia="Tahoma" w:cs="Times New Roman"/>
        </w:rPr>
        <w:t xml:space="preserve"> </w:t>
      </w:r>
      <w:r w:rsidR="00FC770C" w:rsidRPr="000A0F64">
        <w:rPr>
          <w:rFonts w:eastAsia="Tahoma" w:cs="Times New Roman"/>
        </w:rPr>
        <w:t>such as</w:t>
      </w:r>
      <w:r w:rsidR="000C6EA1" w:rsidRPr="000A0F64">
        <w:rPr>
          <w:rFonts w:eastAsia="Tahoma" w:cs="Times New Roman"/>
        </w:rPr>
        <w:t xml:space="preserve"> drought</w:t>
      </w:r>
      <w:r w:rsidR="00FC770C" w:rsidRPr="000A0F64">
        <w:rPr>
          <w:rFonts w:eastAsia="Tahoma" w:cs="Times New Roman"/>
        </w:rPr>
        <w:t xml:space="preserve"> and heatwaves,</w:t>
      </w:r>
      <w:r w:rsidR="000C6EA1" w:rsidRPr="000A0F64">
        <w:rPr>
          <w:rFonts w:eastAsia="Tahoma" w:cs="Times New Roman"/>
        </w:rPr>
        <w:t xml:space="preserve"> can increase crop switching, fallow periods and reduce subsistence, produce quality, agricultural income etc., ultimately resulting in severe macroeconomic implications (e.g., including commodity price surges) (</w:t>
      </w:r>
      <w:r w:rsidR="000C6EA1" w:rsidRPr="000A0F64">
        <w:rPr>
          <w:rFonts w:eastAsia="Tahoma" w:cs="Times New Roman"/>
          <w:b/>
          <w:bCs/>
        </w:rPr>
        <w:t>Davis et al., 2021</w:t>
      </w:r>
      <w:r w:rsidR="000C6EA1" w:rsidRPr="000A0F64">
        <w:rPr>
          <w:rFonts w:eastAsia="Tahoma" w:cs="Times New Roman"/>
        </w:rPr>
        <w:t xml:space="preserve">). </w:t>
      </w:r>
      <w:r w:rsidR="000E2A72" w:rsidRPr="000A0F64">
        <w:rPr>
          <w:rFonts w:eastAsia="Tahoma" w:cs="Times New Roman"/>
        </w:rPr>
        <w:t>Marine heatwaves (MHWs) cause coral bleaching, species migrations, and mass mortalities (</w:t>
      </w:r>
      <w:r w:rsidR="000E2A72" w:rsidRPr="004A0CE6">
        <w:rPr>
          <w:rFonts w:eastAsia="Tahoma" w:cs="Times New Roman"/>
          <w:b/>
          <w:bCs/>
        </w:rPr>
        <w:t>Eakin et al., 2019</w:t>
      </w:r>
      <w:r w:rsidR="000E2A72" w:rsidRPr="000A0F64">
        <w:rPr>
          <w:rFonts w:eastAsia="Tahoma" w:cs="Times New Roman"/>
        </w:rPr>
        <w:t xml:space="preserve">). </w:t>
      </w:r>
      <w:r w:rsidR="006872B7" w:rsidRPr="000A0F64">
        <w:rPr>
          <w:rStyle w:val="cf01"/>
          <w:rFonts w:ascii="Times New Roman" w:hAnsi="Times New Roman" w:cs="Times New Roman"/>
          <w:sz w:val="22"/>
          <w:szCs w:val="22"/>
        </w:rPr>
        <w:t>Compounding extremes, characterized by a combination of multiple drivers or hazards, significantly contribute to societal or environmental risk (</w:t>
      </w:r>
      <w:proofErr w:type="spellStart"/>
      <w:r w:rsidR="006872B7" w:rsidRPr="000A0F64">
        <w:rPr>
          <w:rStyle w:val="cf01"/>
          <w:rFonts w:ascii="Times New Roman" w:hAnsi="Times New Roman" w:cs="Times New Roman"/>
          <w:b/>
          <w:bCs/>
          <w:sz w:val="22"/>
          <w:szCs w:val="22"/>
        </w:rPr>
        <w:t>Zscheischler</w:t>
      </w:r>
      <w:proofErr w:type="spellEnd"/>
      <w:r w:rsidR="006872B7" w:rsidRPr="000A0F64">
        <w:rPr>
          <w:rStyle w:val="cf01"/>
          <w:rFonts w:ascii="Times New Roman" w:hAnsi="Times New Roman" w:cs="Times New Roman"/>
          <w:b/>
          <w:bCs/>
          <w:sz w:val="22"/>
          <w:szCs w:val="22"/>
        </w:rPr>
        <w:t xml:space="preserve"> et al., 2018</w:t>
      </w:r>
      <w:r w:rsidR="006872B7" w:rsidRPr="000A0F64">
        <w:rPr>
          <w:rStyle w:val="cf01"/>
          <w:rFonts w:ascii="Times New Roman" w:hAnsi="Times New Roman" w:cs="Times New Roman"/>
          <w:sz w:val="22"/>
          <w:szCs w:val="22"/>
        </w:rPr>
        <w:t>)</w:t>
      </w:r>
      <w:r w:rsidR="000E2A72" w:rsidRPr="000A0F64">
        <w:rPr>
          <w:rStyle w:val="cf01"/>
          <w:rFonts w:ascii="Times New Roman" w:hAnsi="Times New Roman" w:cs="Times New Roman"/>
          <w:sz w:val="22"/>
          <w:szCs w:val="22"/>
        </w:rPr>
        <w:t>.</w:t>
      </w:r>
      <w:r w:rsidR="006872B7" w:rsidRPr="000A0F64">
        <w:rPr>
          <w:rStyle w:val="cf01"/>
          <w:rFonts w:ascii="Times New Roman" w:hAnsi="Times New Roman" w:cs="Times New Roman"/>
          <w:sz w:val="22"/>
          <w:szCs w:val="22"/>
        </w:rPr>
        <w:t xml:space="preserve"> </w:t>
      </w:r>
      <w:r w:rsidR="00B5759F" w:rsidRPr="000A0F64">
        <w:rPr>
          <w:rStyle w:val="cf01"/>
          <w:rFonts w:ascii="Times New Roman" w:hAnsi="Times New Roman" w:cs="Times New Roman"/>
          <w:sz w:val="22"/>
          <w:szCs w:val="22"/>
        </w:rPr>
        <w:t>For example, compound drought–heatwave (CDHW)</w:t>
      </w:r>
      <w:r w:rsidR="000C6EA1" w:rsidRPr="000A0F64">
        <w:rPr>
          <w:rFonts w:eastAsia="Tahoma" w:cs="Times New Roman"/>
        </w:rPr>
        <w:t xml:space="preserve"> amplifies adverse impacts on socioeconomic sustainability and human well-being</w:t>
      </w:r>
      <w:r w:rsidR="006872B7" w:rsidRPr="000A0F64">
        <w:rPr>
          <w:rFonts w:eastAsia="Tahoma" w:cs="Times New Roman"/>
        </w:rPr>
        <w:t xml:space="preserve"> (</w:t>
      </w:r>
      <w:r w:rsidR="008E19D0" w:rsidRPr="000A0F64">
        <w:rPr>
          <w:rFonts w:eastAsia="Tahoma" w:cs="Times New Roman"/>
          <w:b/>
          <w:bCs/>
        </w:rPr>
        <w:t>Yin et al., 2023</w:t>
      </w:r>
      <w:r w:rsidR="006872B7" w:rsidRPr="000A0F64">
        <w:rPr>
          <w:rFonts w:eastAsia="Tahoma" w:cs="Times New Roman"/>
        </w:rPr>
        <w:t>)</w:t>
      </w:r>
      <w:r w:rsidR="000C6EA1" w:rsidRPr="000A0F64">
        <w:rPr>
          <w:rFonts w:eastAsia="Tahoma" w:cs="Times New Roman"/>
        </w:rPr>
        <w:t xml:space="preserve">. CDHWs can exacerbate vegetation mortality and control ecosystem productivity, </w:t>
      </w:r>
      <w:r w:rsidR="00C737B5" w:rsidRPr="000A0F64">
        <w:rPr>
          <w:rFonts w:eastAsia="Tahoma" w:cs="Times New Roman"/>
        </w:rPr>
        <w:t>cascading</w:t>
      </w:r>
      <w:r w:rsidR="000C6EA1" w:rsidRPr="000A0F64">
        <w:rPr>
          <w:rFonts w:eastAsia="Tahoma" w:cs="Times New Roman"/>
        </w:rPr>
        <w:t xml:space="preserve"> into more proximal pressures impacting ecosystem services</w:t>
      </w:r>
      <w:r w:rsidR="006872B7" w:rsidRPr="000A0F64">
        <w:rPr>
          <w:rFonts w:eastAsia="Tahoma" w:cs="Times New Roman"/>
        </w:rPr>
        <w:t xml:space="preserve"> (</w:t>
      </w:r>
      <w:r w:rsidR="008E19D0" w:rsidRPr="000A0F64">
        <w:rPr>
          <w:rFonts w:eastAsia="Tahoma" w:cs="Times New Roman"/>
          <w:b/>
          <w:bCs/>
        </w:rPr>
        <w:t>Yin et al.</w:t>
      </w:r>
      <w:r w:rsidR="00DA637F" w:rsidRPr="000A0F64">
        <w:rPr>
          <w:rFonts w:eastAsia="Tahoma" w:cs="Times New Roman"/>
          <w:b/>
          <w:bCs/>
        </w:rPr>
        <w:t>,</w:t>
      </w:r>
      <w:r w:rsidR="008E19D0" w:rsidRPr="000A0F64">
        <w:rPr>
          <w:rFonts w:eastAsia="Tahoma" w:cs="Times New Roman"/>
          <w:b/>
          <w:bCs/>
        </w:rPr>
        <w:t xml:space="preserve"> 2023</w:t>
      </w:r>
      <w:r w:rsidR="006872B7" w:rsidRPr="000A0F64">
        <w:rPr>
          <w:rFonts w:eastAsia="Tahoma" w:cs="Times New Roman"/>
        </w:rPr>
        <w:t>)</w:t>
      </w:r>
      <w:r w:rsidR="000C6EA1" w:rsidRPr="000A0F64">
        <w:rPr>
          <w:rFonts w:eastAsia="Tahoma" w:cs="Times New Roman"/>
        </w:rPr>
        <w:t xml:space="preserve">. </w:t>
      </w:r>
      <w:r w:rsidR="000C6EA1" w:rsidRPr="000A0F64">
        <w:rPr>
          <w:rFonts w:eastAsia="Tahoma" w:cs="Times New Roman"/>
          <w:bCs/>
        </w:rPr>
        <w:t xml:space="preserve">Using </w:t>
      </w:r>
      <w:r w:rsidR="000C6EA1" w:rsidRPr="000A0F64">
        <w:rPr>
          <w:rFonts w:eastAsia="Tahoma" w:cs="Times New Roman"/>
        </w:rPr>
        <w:t>the 90</w:t>
      </w:r>
      <w:r w:rsidR="000C6EA1" w:rsidRPr="000A0F64">
        <w:rPr>
          <w:rFonts w:eastAsia="Tahoma" w:cs="Times New Roman"/>
          <w:vertAlign w:val="superscript"/>
        </w:rPr>
        <w:t>th</w:t>
      </w:r>
      <w:r w:rsidR="000C6EA1" w:rsidRPr="000A0F64">
        <w:rPr>
          <w:rFonts w:eastAsia="Tahoma" w:cs="Times New Roman"/>
        </w:rPr>
        <w:t xml:space="preserve"> percentile of the 30-year climatological series from 1981 to 2010, we</w:t>
      </w:r>
      <w:r w:rsidR="00571CFF" w:rsidRPr="000A0F64">
        <w:rPr>
          <w:rFonts w:eastAsia="Tahoma" w:cs="Times New Roman"/>
        </w:rPr>
        <w:t xml:space="preserve"> </w:t>
      </w:r>
      <w:r w:rsidR="00571CFF" w:rsidRPr="000A0F64">
        <w:rPr>
          <w:rFonts w:eastAsia="Tahoma" w:cs="Times New Roman"/>
        </w:rPr>
        <w:lastRenderedPageBreak/>
        <w:t>define</w:t>
      </w:r>
      <w:r w:rsidR="000C6EA1" w:rsidRPr="000A0F64">
        <w:rPr>
          <w:rFonts w:eastAsia="Tahoma" w:cs="Times New Roman"/>
        </w:rPr>
        <w:t>d</w:t>
      </w:r>
      <w:r w:rsidR="00571CFF" w:rsidRPr="000A0F64">
        <w:rPr>
          <w:rFonts w:eastAsia="Tahoma" w:cs="Times New Roman"/>
        </w:rPr>
        <w:t xml:space="preserve"> </w:t>
      </w:r>
      <w:r w:rsidR="00351D7D" w:rsidRPr="000A0F64">
        <w:rPr>
          <w:rFonts w:eastAsia="Tahoma" w:cs="Times New Roman"/>
        </w:rPr>
        <w:t xml:space="preserve">extreme </w:t>
      </w:r>
      <w:ins w:id="144" w:author="DrEFA" w:date="2023-05-13T08:38:00Z">
        <w:r w:rsidR="00845EFB">
          <w:rPr>
            <w:rFonts w:eastAsia="Tahoma" w:cs="Times New Roman"/>
          </w:rPr>
          <w:t xml:space="preserve">rainfall </w:t>
        </w:r>
      </w:ins>
      <w:r w:rsidR="004A0CE6">
        <w:rPr>
          <w:rFonts w:eastAsia="Tahoma" w:cs="Times New Roman"/>
        </w:rPr>
        <w:t xml:space="preserve">and </w:t>
      </w:r>
      <w:r w:rsidR="00351D7D" w:rsidRPr="000A0F64">
        <w:rPr>
          <w:rFonts w:eastAsia="Tahoma" w:cs="Times New Roman"/>
        </w:rPr>
        <w:t>heat</w:t>
      </w:r>
      <w:r w:rsidR="00BE6708" w:rsidRPr="000A0F64">
        <w:rPr>
          <w:rFonts w:eastAsia="Tahoma" w:cs="Times New Roman"/>
        </w:rPr>
        <w:t xml:space="preserve"> wave</w:t>
      </w:r>
      <w:r w:rsidR="00351D7D" w:rsidRPr="000A0F64">
        <w:rPr>
          <w:rFonts w:eastAsia="Tahoma" w:cs="Times New Roman"/>
        </w:rPr>
        <w:t xml:space="preserve"> </w:t>
      </w:r>
      <w:r w:rsidR="004A0CE6">
        <w:rPr>
          <w:rFonts w:eastAsia="Tahoma" w:cs="Times New Roman"/>
        </w:rPr>
        <w:t>events</w:t>
      </w:r>
      <w:r w:rsidR="00351D7D" w:rsidRPr="000A0F64">
        <w:rPr>
          <w:rFonts w:eastAsia="Tahoma" w:cs="Times New Roman"/>
        </w:rPr>
        <w:t xml:space="preserve"> </w:t>
      </w:r>
      <w:r w:rsidR="00571CFF" w:rsidRPr="000A0F64">
        <w:rPr>
          <w:rFonts w:eastAsia="Tahoma" w:cs="Times New Roman"/>
        </w:rPr>
        <w:t xml:space="preserve">as the temperature and precipitation values of the </w:t>
      </w:r>
      <w:ins w:id="145" w:author="DrEFA" w:date="2023-05-13T08:38:00Z">
        <w:r w:rsidR="00845EFB">
          <w:rPr>
            <w:rFonts w:eastAsia="Tahoma" w:cs="Times New Roman"/>
          </w:rPr>
          <w:t>wettest</w:t>
        </w:r>
        <w:r w:rsidR="00845EFB" w:rsidRPr="000A0F64">
          <w:rPr>
            <w:rFonts w:eastAsia="Tahoma" w:cs="Times New Roman"/>
          </w:rPr>
          <w:t xml:space="preserve"> </w:t>
        </w:r>
      </w:ins>
      <w:r w:rsidR="00351D7D" w:rsidRPr="000A0F64">
        <w:rPr>
          <w:rFonts w:eastAsia="Tahoma" w:cs="Times New Roman"/>
        </w:rPr>
        <w:t xml:space="preserve">or </w:t>
      </w:r>
      <w:r w:rsidR="00571CFF" w:rsidRPr="000A0F64">
        <w:rPr>
          <w:rFonts w:eastAsia="Tahoma" w:cs="Times New Roman"/>
        </w:rPr>
        <w:t>hottest months</w:t>
      </w:r>
      <w:r w:rsidR="000C6EA1" w:rsidRPr="000A0F64">
        <w:rPr>
          <w:rFonts w:eastAsia="Tahoma" w:cs="Times New Roman"/>
        </w:rPr>
        <w:t>, respectively</w:t>
      </w:r>
      <w:ins w:id="146" w:author="DrEFA" w:date="2023-05-13T08:37:00Z">
        <w:r w:rsidR="00845EFB">
          <w:rPr>
            <w:rFonts w:eastAsia="Tahoma" w:cs="Times New Roman"/>
          </w:rPr>
          <w:t>,</w:t>
        </w:r>
      </w:ins>
      <w:r w:rsidR="00571CFF" w:rsidRPr="000A0F64">
        <w:rPr>
          <w:rFonts w:eastAsia="Tahoma" w:cs="Times New Roman"/>
        </w:rPr>
        <w:t xml:space="preserve"> </w:t>
      </w:r>
      <w:r w:rsidR="004A0CE6" w:rsidRPr="004A0CE6">
        <w:rPr>
          <w:rFonts w:eastAsia="Tahoma" w:cs="Times New Roman"/>
        </w:rPr>
        <w:t xml:space="preserve">defined </w:t>
      </w:r>
      <w:r w:rsidR="00845EFB" w:rsidRPr="004A0CE6">
        <w:rPr>
          <w:rFonts w:eastAsia="Tahoma" w:cs="Times New Roman"/>
        </w:rPr>
        <w:t xml:space="preserve">frequency </w:t>
      </w:r>
      <w:r w:rsidR="00845EFB">
        <w:rPr>
          <w:rFonts w:eastAsia="Tahoma" w:cs="Times New Roman"/>
        </w:rPr>
        <w:t xml:space="preserve">of </w:t>
      </w:r>
      <w:r w:rsidR="004A0CE6" w:rsidRPr="004A0CE6">
        <w:rPr>
          <w:rFonts w:eastAsia="Tahoma" w:cs="Times New Roman"/>
        </w:rPr>
        <w:t xml:space="preserve">extreme </w:t>
      </w:r>
      <w:r w:rsidR="00845EFB">
        <w:rPr>
          <w:rFonts w:eastAsia="Tahoma" w:cs="Times New Roman"/>
        </w:rPr>
        <w:t>rain events</w:t>
      </w:r>
      <w:r w:rsidR="00845EFB" w:rsidRPr="004A0CE6">
        <w:rPr>
          <w:rFonts w:eastAsia="Tahoma" w:cs="Times New Roman"/>
        </w:rPr>
        <w:t xml:space="preserve"> </w:t>
      </w:r>
      <w:r w:rsidR="004A0CE6" w:rsidRPr="004A0CE6">
        <w:rPr>
          <w:rFonts w:eastAsia="Tahoma" w:cs="Times New Roman"/>
        </w:rPr>
        <w:t>(</w:t>
      </w:r>
      <w:r w:rsidR="00CF7FB9">
        <w:rPr>
          <w:rFonts w:eastAsia="Tahoma" w:cs="Times New Roman"/>
          <w:b/>
          <w:bCs/>
        </w:rPr>
        <w:t>r90</w:t>
      </w:r>
      <w:r w:rsidR="00CF7FB9" w:rsidRPr="00E96683">
        <w:rPr>
          <w:rFonts w:eastAsia="Tahoma" w:cs="Times New Roman"/>
          <w:b/>
          <w:bCs/>
        </w:rPr>
        <w:t>p</w:t>
      </w:r>
      <w:r w:rsidR="004A0CE6" w:rsidRPr="004A0CE6">
        <w:rPr>
          <w:rFonts w:eastAsia="Tahoma" w:cs="Times New Roman"/>
        </w:rPr>
        <w:t xml:space="preserve">), </w:t>
      </w:r>
      <w:ins w:id="147" w:author="DrEFA" w:date="2023-05-13T08:38:00Z">
        <w:r w:rsidR="00845EFB">
          <w:rPr>
            <w:rFonts w:eastAsia="Tahoma" w:cs="Times New Roman"/>
          </w:rPr>
          <w:t>rainfall</w:t>
        </w:r>
        <w:r w:rsidR="00845EFB" w:rsidRPr="004A0CE6">
          <w:rPr>
            <w:rFonts w:eastAsia="Tahoma" w:cs="Times New Roman"/>
          </w:rPr>
          <w:t xml:space="preserve"> </w:t>
        </w:r>
      </w:ins>
      <w:r w:rsidR="004A0CE6" w:rsidRPr="004A0CE6">
        <w:rPr>
          <w:rFonts w:eastAsia="Tahoma" w:cs="Times New Roman"/>
        </w:rPr>
        <w:t>intensity (</w:t>
      </w:r>
      <w:r w:rsidR="00CF7FB9">
        <w:rPr>
          <w:rFonts w:eastAsia="Tahoma" w:cs="Times New Roman"/>
          <w:b/>
          <w:bCs/>
        </w:rPr>
        <w:t>t9</w:t>
      </w:r>
      <w:r w:rsidR="004A0CE6" w:rsidRPr="00E96683">
        <w:rPr>
          <w:rFonts w:eastAsia="Tahoma" w:cs="Times New Roman"/>
          <w:b/>
          <w:bCs/>
        </w:rPr>
        <w:t>0i</w:t>
      </w:r>
      <w:r w:rsidR="004A0CE6" w:rsidRPr="004A0CE6">
        <w:rPr>
          <w:rFonts w:eastAsia="Tahoma" w:cs="Times New Roman"/>
        </w:rPr>
        <w:t>), heatwaves frequency (</w:t>
      </w:r>
      <w:r w:rsidR="00CF7FB9">
        <w:rPr>
          <w:rFonts w:eastAsia="Tahoma" w:cs="Times New Roman"/>
          <w:b/>
          <w:bCs/>
        </w:rPr>
        <w:t>ts</w:t>
      </w:r>
      <w:r w:rsidR="00CF7FB9" w:rsidRPr="00E96683">
        <w:rPr>
          <w:rFonts w:eastAsia="Tahoma" w:cs="Times New Roman"/>
          <w:b/>
          <w:bCs/>
        </w:rPr>
        <w:t>90i</w:t>
      </w:r>
      <w:r w:rsidR="00CF7FB9" w:rsidRPr="004A0CE6">
        <w:rPr>
          <w:rFonts w:eastAsia="Tahoma" w:cs="Times New Roman"/>
        </w:rPr>
        <w:t xml:space="preserve"> </w:t>
      </w:r>
      <w:r w:rsidR="004A0CE6" w:rsidRPr="004A0CE6">
        <w:rPr>
          <w:rFonts w:eastAsia="Tahoma" w:cs="Times New Roman"/>
        </w:rPr>
        <w:t xml:space="preserve">and </w:t>
      </w:r>
      <w:r w:rsidR="00CF7FB9">
        <w:rPr>
          <w:rFonts w:eastAsia="Tahoma" w:cs="Times New Roman"/>
          <w:b/>
          <w:bCs/>
        </w:rPr>
        <w:t>sst</w:t>
      </w:r>
      <w:r w:rsidR="00CF7FB9" w:rsidRPr="00E96683">
        <w:rPr>
          <w:rFonts w:eastAsia="Tahoma" w:cs="Times New Roman"/>
          <w:b/>
          <w:bCs/>
        </w:rPr>
        <w:t>90i</w:t>
      </w:r>
      <w:r w:rsidR="00CF7FB9" w:rsidRPr="004A0CE6">
        <w:rPr>
          <w:rFonts w:eastAsia="Tahoma" w:cs="Times New Roman"/>
        </w:rPr>
        <w:t xml:space="preserve"> </w:t>
      </w:r>
      <w:r w:rsidR="004A0CE6" w:rsidRPr="004A0CE6">
        <w:rPr>
          <w:rFonts w:eastAsia="Tahoma" w:cs="Times New Roman"/>
        </w:rPr>
        <w:t>for land and sea surfaces, respectively) and heat wave intensity (</w:t>
      </w:r>
      <w:r w:rsidR="00CF7FB9">
        <w:rPr>
          <w:rFonts w:eastAsia="Tahoma" w:cs="Times New Roman"/>
          <w:b/>
          <w:bCs/>
        </w:rPr>
        <w:t>ts</w:t>
      </w:r>
      <w:r w:rsidR="004A0CE6" w:rsidRPr="00E96683">
        <w:rPr>
          <w:rFonts w:eastAsia="Tahoma" w:cs="Times New Roman"/>
          <w:b/>
          <w:bCs/>
        </w:rPr>
        <w:t>90p</w:t>
      </w:r>
      <w:r w:rsidR="004A0CE6" w:rsidRPr="004A0CE6">
        <w:rPr>
          <w:rFonts w:eastAsia="Tahoma" w:cs="Times New Roman"/>
        </w:rPr>
        <w:t xml:space="preserve"> and </w:t>
      </w:r>
      <w:r w:rsidR="00CF7FB9">
        <w:rPr>
          <w:rFonts w:eastAsia="Tahoma" w:cs="Times New Roman"/>
          <w:b/>
          <w:bCs/>
        </w:rPr>
        <w:t>sst</w:t>
      </w:r>
      <w:r w:rsidR="004A0CE6" w:rsidRPr="00E96683">
        <w:rPr>
          <w:rFonts w:eastAsia="Tahoma" w:cs="Times New Roman"/>
          <w:b/>
          <w:bCs/>
        </w:rPr>
        <w:t>90p</w:t>
      </w:r>
      <w:r w:rsidR="004A0CE6" w:rsidRPr="004A0CE6">
        <w:rPr>
          <w:rFonts w:eastAsia="Tahoma" w:cs="Times New Roman"/>
        </w:rPr>
        <w:t xml:space="preserve"> for land and sea surfaces, respectively) as the temperature and precipitation values of the driest or hottest months, respectively</w:t>
      </w:r>
      <w:r w:rsidR="004A0CE6">
        <w:rPr>
          <w:rFonts w:eastAsia="Tahoma" w:cs="Times New Roman"/>
        </w:rPr>
        <w:t xml:space="preserve">. </w:t>
      </w:r>
      <w:r w:rsidR="00845EFB">
        <w:rPr>
          <w:rFonts w:eastAsia="Tahoma" w:cs="Times New Roman"/>
        </w:rPr>
        <w:t xml:space="preserve">To represent drought events, we used the consecutive degree days (CDD). CDD represents </w:t>
      </w:r>
      <w:r w:rsidR="00845EFB" w:rsidRPr="00845EFB">
        <w:rPr>
          <w:rFonts w:eastAsia="Tahoma" w:cs="Times New Roman"/>
        </w:rPr>
        <w:t>the length of the longest period of consecutive dry days</w:t>
      </w:r>
      <w:r w:rsidR="00845EFB">
        <w:rPr>
          <w:rFonts w:eastAsia="Tahoma" w:cs="Times New Roman"/>
        </w:rPr>
        <w:t xml:space="preserve"> </w:t>
      </w:r>
      <w:r w:rsidR="00845EFB" w:rsidRPr="00845EFB">
        <w:rPr>
          <w:rFonts w:eastAsia="Tahoma" w:cs="Times New Roman"/>
        </w:rPr>
        <w:t xml:space="preserve">(i.e., days with rainfall </w:t>
      </w:r>
      <w:r w:rsidR="00845EFB">
        <w:rPr>
          <w:rFonts w:eastAsia="Tahoma" w:cs="Times New Roman"/>
        </w:rPr>
        <w:t>&lt;</w:t>
      </w:r>
      <w:r w:rsidR="00845EFB" w:rsidRPr="00845EFB">
        <w:rPr>
          <w:rFonts w:eastAsia="Tahoma" w:cs="Times New Roman"/>
        </w:rPr>
        <w:t>1 mm) in a year ending in that</w:t>
      </w:r>
      <w:r w:rsidR="00845EFB">
        <w:rPr>
          <w:rFonts w:eastAsia="Tahoma" w:cs="Times New Roman"/>
        </w:rPr>
        <w:t xml:space="preserve"> </w:t>
      </w:r>
      <w:r w:rsidR="00845EFB" w:rsidRPr="00845EFB">
        <w:rPr>
          <w:rFonts w:eastAsia="Tahoma" w:cs="Times New Roman"/>
        </w:rPr>
        <w:t>year</w:t>
      </w:r>
      <w:r w:rsidR="00845EFB">
        <w:rPr>
          <w:rFonts w:eastAsia="Tahoma" w:cs="Times New Roman"/>
        </w:rPr>
        <w:t xml:space="preserve">. </w:t>
      </w:r>
      <w:r w:rsidR="00571CFF" w:rsidRPr="000A0F64">
        <w:rPr>
          <w:rFonts w:eastAsia="Tahoma" w:cs="Times New Roman"/>
        </w:rPr>
        <w:t xml:space="preserve">For the </w:t>
      </w:r>
      <w:r w:rsidR="00113F8B" w:rsidRPr="000A0F64">
        <w:rPr>
          <w:rFonts w:eastAsia="Tahoma" w:cs="Times New Roman"/>
        </w:rPr>
        <w:t>near and far future</w:t>
      </w:r>
      <w:r w:rsidR="00571CFF" w:rsidRPr="000A0F64">
        <w:rPr>
          <w:rFonts w:eastAsia="Tahoma" w:cs="Times New Roman"/>
        </w:rPr>
        <w:t xml:space="preserve">, we estimate the months where temperature and precipitation exceed </w:t>
      </w:r>
      <w:r w:rsidR="00113F8B" w:rsidRPr="000A0F64">
        <w:rPr>
          <w:rFonts w:eastAsia="Tahoma" w:cs="Times New Roman"/>
        </w:rPr>
        <w:t xml:space="preserve">the baseline </w:t>
      </w:r>
      <w:r w:rsidR="00571CFF" w:rsidRPr="000A0F64">
        <w:rPr>
          <w:rFonts w:eastAsia="Tahoma" w:cs="Times New Roman"/>
        </w:rPr>
        <w:t xml:space="preserve">threshold. </w:t>
      </w:r>
      <w:r w:rsidR="00FC770C" w:rsidRPr="000A0F64">
        <w:rPr>
          <w:rFonts w:eastAsia="Tahoma" w:cs="Times New Roman"/>
        </w:rPr>
        <w:t>W</w:t>
      </w:r>
      <w:r w:rsidR="00131593" w:rsidRPr="000A0F64">
        <w:rPr>
          <w:rFonts w:eastAsia="Tahoma" w:cs="Times New Roman"/>
        </w:rPr>
        <w:t xml:space="preserve">e compute empirical frequencies of concurrent extreme drought and heatwave events. </w:t>
      </w:r>
      <w:r w:rsidR="00113F8B" w:rsidRPr="000A0F64">
        <w:rPr>
          <w:rFonts w:eastAsia="Tahoma" w:cs="Times New Roman"/>
        </w:rPr>
        <w:t xml:space="preserve">Heatwave </w:t>
      </w:r>
      <w:r w:rsidR="00A2042D" w:rsidRPr="000A0F64">
        <w:rPr>
          <w:rFonts w:eastAsia="Tahoma" w:cs="Times New Roman"/>
        </w:rPr>
        <w:t xml:space="preserve">events were calculated for land surface temperature </w:t>
      </w:r>
      <w:r w:rsidR="000E2A72" w:rsidRPr="000A0F64">
        <w:rPr>
          <w:rFonts w:eastAsia="Tahoma" w:cs="Times New Roman"/>
        </w:rPr>
        <w:t xml:space="preserve">(LT) </w:t>
      </w:r>
      <w:r w:rsidR="00A2042D" w:rsidRPr="000A0F64">
        <w:rPr>
          <w:rFonts w:eastAsia="Tahoma" w:cs="Times New Roman"/>
        </w:rPr>
        <w:t>and sea surface temperatures</w:t>
      </w:r>
      <w:r w:rsidR="000E2A72" w:rsidRPr="000A0F64">
        <w:rPr>
          <w:rFonts w:eastAsia="Tahoma" w:cs="Times New Roman"/>
        </w:rPr>
        <w:t xml:space="preserve"> (SST)</w:t>
      </w:r>
      <w:r w:rsidR="00113F8B" w:rsidRPr="000A0F64">
        <w:rPr>
          <w:rFonts w:eastAsia="Tahoma" w:cs="Times New Roman"/>
        </w:rPr>
        <w:t>.</w:t>
      </w:r>
    </w:p>
    <w:p w14:paraId="7B6C5FA8" w14:textId="77777777" w:rsidR="000C6EA1" w:rsidRPr="000A0F64" w:rsidRDefault="000C6EA1" w:rsidP="00183C21">
      <w:pPr>
        <w:spacing w:line="360" w:lineRule="auto"/>
        <w:rPr>
          <w:rFonts w:eastAsia="Tahoma" w:cs="Times New Roman"/>
        </w:rPr>
      </w:pPr>
    </w:p>
    <w:p w14:paraId="6D2D7997" w14:textId="3B577929" w:rsidR="00E42E3B" w:rsidRPr="000A0F64" w:rsidRDefault="0040629E" w:rsidP="00A100F2">
      <w:pPr>
        <w:spacing w:line="360" w:lineRule="auto"/>
        <w:rPr>
          <w:rFonts w:eastAsia="Tahoma" w:cs="Times New Roman"/>
          <w:bCs/>
          <w:highlight w:val="yellow"/>
        </w:rPr>
      </w:pPr>
      <w:r w:rsidRPr="000A0F64">
        <w:rPr>
          <w:rFonts w:eastAsia="Tahoma" w:cs="Times New Roman"/>
        </w:rPr>
        <w:t xml:space="preserve">In </w:t>
      </w:r>
      <w:r w:rsidR="000C6EA1" w:rsidRPr="000A0F64">
        <w:rPr>
          <w:rFonts w:eastAsia="Tahoma" w:cs="Times New Roman"/>
        </w:rPr>
        <w:t>addition</w:t>
      </w:r>
      <w:r w:rsidRPr="000A0F64">
        <w:rPr>
          <w:rFonts w:eastAsia="Tahoma" w:cs="Times New Roman"/>
        </w:rPr>
        <w:t>, c</w:t>
      </w:r>
      <w:r w:rsidR="00755555" w:rsidRPr="000A0F64">
        <w:rPr>
          <w:rFonts w:eastAsia="Tahoma" w:cs="Times New Roman"/>
        </w:rPr>
        <w:t xml:space="preserve">hronic events were long-term changes in </w:t>
      </w:r>
      <w:r w:rsidR="00A142DF" w:rsidRPr="000A0F64">
        <w:rPr>
          <w:rFonts w:eastAsia="Tahoma" w:cs="Times New Roman"/>
        </w:rPr>
        <w:t>TAP</w:t>
      </w:r>
      <w:r w:rsidR="00755555" w:rsidRPr="000A0F64">
        <w:rPr>
          <w:rFonts w:eastAsia="Tahoma" w:cs="Times New Roman"/>
        </w:rPr>
        <w:t xml:space="preserve">, </w:t>
      </w:r>
      <w:r w:rsidR="006D13AA" w:rsidRPr="000A0F64">
        <w:rPr>
          <w:rFonts w:eastAsia="Tahoma" w:cs="Times New Roman"/>
        </w:rPr>
        <w:t>SST</w:t>
      </w:r>
      <w:r w:rsidR="00755555" w:rsidRPr="000A0F64">
        <w:rPr>
          <w:rFonts w:eastAsia="Tahoma" w:cs="Times New Roman"/>
        </w:rPr>
        <w:t>, pH,</w:t>
      </w:r>
      <w:r w:rsidR="00B67BAE">
        <w:rPr>
          <w:rFonts w:eastAsia="Tahoma" w:cs="Times New Roman"/>
        </w:rPr>
        <w:t xml:space="preserve"> NPP, evapotranspiration,</w:t>
      </w:r>
      <w:r w:rsidR="00755555" w:rsidRPr="000A0F64">
        <w:rPr>
          <w:rFonts w:eastAsia="Tahoma" w:cs="Times New Roman"/>
        </w:rPr>
        <w:t xml:space="preserve"> and </w:t>
      </w:r>
      <w:r w:rsidR="00CF7FB9">
        <w:rPr>
          <w:rFonts w:eastAsia="Tahoma" w:cs="Times New Roman"/>
        </w:rPr>
        <w:t>TS</w:t>
      </w:r>
      <w:r w:rsidR="00755555" w:rsidRPr="000A0F64">
        <w:rPr>
          <w:rFonts w:eastAsia="Tahoma" w:cs="Times New Roman"/>
        </w:rPr>
        <w:t>.</w:t>
      </w:r>
      <w:r w:rsidR="006872B7" w:rsidRPr="000A0F64">
        <w:rPr>
          <w:rFonts w:eastAsia="Tahoma" w:cs="Times New Roman"/>
        </w:rPr>
        <w:t xml:space="preserve"> Ocean warming causes thermal stress that contributes to coral bleaching and may lead to infectious diseases (</w:t>
      </w:r>
      <w:r w:rsidR="006872B7" w:rsidRPr="000A0F64">
        <w:rPr>
          <w:rFonts w:eastAsia="Tahoma" w:cs="Times New Roman"/>
          <w:b/>
          <w:bCs/>
        </w:rPr>
        <w:t>Maynard et al., 2015</w:t>
      </w:r>
      <w:r w:rsidR="006872B7" w:rsidRPr="000A0F64">
        <w:rPr>
          <w:rFonts w:eastAsia="Tahoma" w:cs="Times New Roman"/>
        </w:rPr>
        <w:t>). Ocean acidification (i.e., reduced pH levels due to increased CO</w:t>
      </w:r>
      <w:r w:rsidR="006872B7" w:rsidRPr="000A0F64">
        <w:rPr>
          <w:rFonts w:eastAsia="Tahoma" w:cs="Times New Roman"/>
          <w:vertAlign w:val="subscript"/>
        </w:rPr>
        <w:t>2</w:t>
      </w:r>
      <w:r w:rsidR="006872B7" w:rsidRPr="000A0F64">
        <w:rPr>
          <w:rFonts w:eastAsia="Tahoma" w:cs="Times New Roman"/>
        </w:rPr>
        <w:t>) decreases corals' growth rates and structural integrity</w:t>
      </w:r>
      <w:ins w:id="148" w:author="DrEFA" w:date="2023-05-17T16:36:00Z">
        <w:r w:rsidR="005B292C">
          <w:rPr>
            <w:rFonts w:eastAsia="Tahoma" w:cs="Times New Roman"/>
          </w:rPr>
          <w:t xml:space="preserve"> (</w:t>
        </w:r>
      </w:ins>
      <w:proofErr w:type="spellStart"/>
      <w:ins w:id="149" w:author="DrEFA" w:date="2023-05-17T16:42:00Z">
        <w:r w:rsidR="00BE7805" w:rsidRPr="00BE7805">
          <w:rPr>
            <w:rFonts w:eastAsia="Tahoma" w:cs="Times New Roman"/>
          </w:rPr>
          <w:t>Hoegh</w:t>
        </w:r>
        <w:proofErr w:type="spellEnd"/>
        <w:r w:rsidR="00BE7805" w:rsidRPr="00BE7805">
          <w:rPr>
            <w:rFonts w:eastAsia="Tahoma" w:cs="Times New Roman"/>
          </w:rPr>
          <w:t>-Guldberg</w:t>
        </w:r>
        <w:r w:rsidR="00BE7805" w:rsidRPr="00BE7805">
          <w:rPr>
            <w:rFonts w:eastAsia="Tahoma" w:cs="Times New Roman"/>
          </w:rPr>
          <w:t xml:space="preserve"> </w:t>
        </w:r>
        <w:r w:rsidR="00BE7805">
          <w:rPr>
            <w:rFonts w:eastAsia="Tahoma" w:cs="Times New Roman"/>
          </w:rPr>
          <w:t xml:space="preserve">et al., 2007; </w:t>
        </w:r>
      </w:ins>
      <w:proofErr w:type="spellStart"/>
      <w:ins w:id="150" w:author="DrEFA" w:date="2023-05-17T16:36:00Z">
        <w:r w:rsidR="005B292C" w:rsidRPr="005B292C">
          <w:rPr>
            <w:rFonts w:eastAsia="Tahoma" w:cs="Times New Roman"/>
          </w:rPr>
          <w:t>Pandolfi</w:t>
        </w:r>
        <w:proofErr w:type="spellEnd"/>
        <w:r w:rsidR="005B292C">
          <w:rPr>
            <w:rFonts w:eastAsia="Tahoma" w:cs="Times New Roman"/>
          </w:rPr>
          <w:t xml:space="preserve"> et al., 2011)</w:t>
        </w:r>
      </w:ins>
      <w:r w:rsidR="006872B7" w:rsidRPr="000A0F64">
        <w:rPr>
          <w:rFonts w:eastAsia="Tahoma" w:cs="Times New Roman"/>
        </w:rPr>
        <w:t>.</w:t>
      </w:r>
      <w:r w:rsidR="006872B7" w:rsidRPr="000A0F64">
        <w:rPr>
          <w:rFonts w:eastAsia="Tahoma" w:cs="Times New Roman"/>
          <w:b/>
        </w:rPr>
        <w:t xml:space="preserve"> </w:t>
      </w:r>
      <w:r w:rsidR="00A100F2" w:rsidRPr="000A0F64">
        <w:rPr>
          <w:rFonts w:eastAsia="Tahoma" w:cs="Times New Roman"/>
          <w:bCs/>
          <w:color w:val="000000" w:themeColor="text1"/>
        </w:rPr>
        <w:t>These metrics were calculated as the slope of the ordinary least-square (OLS) regression of projected monthly mean values for each variable</w:t>
      </w:r>
      <w:r w:rsidR="00866D13" w:rsidRPr="000A0F64">
        <w:rPr>
          <w:rFonts w:eastAsia="Tahoma" w:cs="Times New Roman"/>
          <w:bCs/>
          <w:color w:val="000000" w:themeColor="text1"/>
        </w:rPr>
        <w:t xml:space="preserve"> (Δ[magnitude/</w:t>
      </w:r>
      <w:proofErr w:type="spellStart"/>
      <w:r w:rsidR="00866D13" w:rsidRPr="000A0F64">
        <w:rPr>
          <w:rFonts w:eastAsia="Tahoma" w:cs="Times New Roman"/>
          <w:bCs/>
          <w:color w:val="000000" w:themeColor="text1"/>
        </w:rPr>
        <w:t>yr</w:t>
      </w:r>
      <w:proofErr w:type="spellEnd"/>
      <w:r w:rsidR="00866D13" w:rsidRPr="000A0F64">
        <w:rPr>
          <w:rFonts w:eastAsia="Tahoma" w:cs="Times New Roman"/>
          <w:bCs/>
          <w:color w:val="000000" w:themeColor="text1"/>
        </w:rPr>
        <w:t>])</w:t>
      </w:r>
      <w:r w:rsidR="00A100F2" w:rsidRPr="000A0F64">
        <w:rPr>
          <w:rFonts w:eastAsia="Tahoma" w:cs="Times New Roman"/>
          <w:bCs/>
          <w:color w:val="000000" w:themeColor="text1"/>
        </w:rPr>
        <w:t>.</w:t>
      </w:r>
    </w:p>
    <w:p w14:paraId="107929D4" w14:textId="77777777" w:rsidR="006872B7" w:rsidRPr="000A0F64" w:rsidRDefault="006872B7"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rPr>
      </w:pPr>
    </w:p>
    <w:p w14:paraId="32F0D864" w14:textId="21EEF936" w:rsidR="00571CFF" w:rsidRPr="000A0F64" w:rsidRDefault="00571CFF"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i/>
          <w:iCs/>
          <w:color w:val="C00000"/>
        </w:rPr>
      </w:pPr>
      <w:r w:rsidRPr="000A0F64">
        <w:rPr>
          <w:rFonts w:eastAsia="Tahoma" w:cs="Times New Roman"/>
          <w:bCs/>
          <w:i/>
          <w:iCs/>
          <w:color w:val="C00000"/>
        </w:rPr>
        <w:t>(</w:t>
      </w:r>
      <w:r w:rsidR="0021500A" w:rsidRPr="000A0F64">
        <w:rPr>
          <w:rFonts w:eastAsia="Tahoma" w:cs="Times New Roman"/>
          <w:bCs/>
          <w:i/>
          <w:iCs/>
          <w:color w:val="C00000"/>
        </w:rPr>
        <w:t>c</w:t>
      </w:r>
      <w:r w:rsidRPr="000A0F64">
        <w:rPr>
          <w:rFonts w:eastAsia="Tahoma" w:cs="Times New Roman"/>
          <w:bCs/>
          <w:i/>
          <w:iCs/>
          <w:color w:val="C00000"/>
        </w:rPr>
        <w:t>) Climate change scenarios</w:t>
      </w:r>
    </w:p>
    <w:p w14:paraId="5CAA53DC" w14:textId="46146709" w:rsidR="004A2A14" w:rsidRPr="000A0F64" w:rsidRDefault="00FB2956"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rPr>
      </w:pPr>
      <w:r w:rsidRPr="000A0F64">
        <w:rPr>
          <w:rFonts w:eastAsia="Tahoma" w:cs="Times New Roman"/>
          <w:bCs/>
        </w:rPr>
        <w:t xml:space="preserve">To estimate climate impacts on local communities, we explored the most probable CMIP6 scenarios — SSP2-4.5 and SSP3-7.0 </w:t>
      </w:r>
      <w:r w:rsidRPr="000A0F64">
        <w:rPr>
          <w:rFonts w:eastAsia="Tahoma" w:cs="Times New Roman"/>
          <w:b/>
          <w:color w:val="C00000"/>
        </w:rPr>
        <w:t>(refs)</w:t>
      </w:r>
      <w:r w:rsidRPr="000A0F64">
        <w:rPr>
          <w:rFonts w:eastAsia="Tahoma" w:cs="Times New Roman"/>
          <w:bCs/>
        </w:rPr>
        <w:t xml:space="preserve">. </w:t>
      </w:r>
      <w:r w:rsidR="00113F8B" w:rsidRPr="000A0F64">
        <w:rPr>
          <w:rFonts w:eastAsia="Tahoma" w:cs="Times New Roman"/>
          <w:bCs/>
        </w:rPr>
        <w:t xml:space="preserve">Scenario SSP2-4.5 </w:t>
      </w:r>
      <w:r w:rsidR="00D153ED" w:rsidRPr="000A0F64">
        <w:rPr>
          <w:rFonts w:eastAsia="Tahoma" w:cs="Times New Roman"/>
          <w:bCs/>
        </w:rPr>
        <w:t xml:space="preserve">presents a </w:t>
      </w:r>
      <w:r w:rsidR="00A2042D" w:rsidRPr="000A0F64">
        <w:rPr>
          <w:rFonts w:eastAsia="Tahoma" w:cs="Times New Roman"/>
          <w:bCs/>
        </w:rPr>
        <w:t>middle-of-the-road</w:t>
      </w:r>
      <w:r w:rsidR="00D153ED" w:rsidRPr="000A0F64">
        <w:rPr>
          <w:rFonts w:eastAsia="Tahoma" w:cs="Times New Roman"/>
          <w:bCs/>
        </w:rPr>
        <w:t xml:space="preserve">, with medium challenges to mitigation and adaptation. </w:t>
      </w:r>
      <w:r w:rsidR="00E8665C">
        <w:rPr>
          <w:rFonts w:eastAsia="Tahoma" w:cs="Times New Roman"/>
          <w:bCs/>
        </w:rPr>
        <w:t>Under SSP2-4.5</w:t>
      </w:r>
      <w:r w:rsidR="00D153ED" w:rsidRPr="000A0F64">
        <w:rPr>
          <w:rFonts w:eastAsia="Tahoma" w:cs="Times New Roman"/>
          <w:bCs/>
        </w:rPr>
        <w:t>, the social, economic, and technological trends do not deviate markedly from historical patterns.</w:t>
      </w:r>
      <w:r w:rsidR="00437E42">
        <w:rPr>
          <w:rFonts w:eastAsia="Tahoma" w:cs="Times New Roman"/>
          <w:bCs/>
        </w:rPr>
        <w:t xml:space="preserve"> SSP3-7.0 follows approximately RCP7.0 global forcing with SSP3 socio-economic conditions. It r</w:t>
      </w:r>
      <w:r w:rsidR="00437E42" w:rsidRPr="00437E42">
        <w:rPr>
          <w:rFonts w:eastAsia="Tahoma" w:cs="Times New Roman"/>
          <w:bCs/>
        </w:rPr>
        <w:t>epresents medium to high end of the range of plausible future forcing pathways.</w:t>
      </w:r>
      <w:r w:rsidR="00E8665C">
        <w:rPr>
          <w:rFonts w:eastAsia="Tahoma" w:cs="Times New Roman"/>
          <w:bCs/>
        </w:rPr>
        <w:t xml:space="preserve"> This scenario includes a policy shift towards national and </w:t>
      </w:r>
      <w:r w:rsidR="005A5DEB">
        <w:rPr>
          <w:rFonts w:eastAsia="Tahoma" w:cs="Times New Roman"/>
          <w:bCs/>
        </w:rPr>
        <w:t>regional issues (IPCC, 2018).</w:t>
      </w:r>
    </w:p>
    <w:p w14:paraId="0D600F78" w14:textId="77777777" w:rsidR="009B0D39" w:rsidRPr="000A0F64" w:rsidRDefault="009B0D39"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color w:val="C00000"/>
        </w:rPr>
      </w:pPr>
    </w:p>
    <w:p w14:paraId="393E1B54" w14:textId="636A110A" w:rsidR="00571CFF" w:rsidRPr="000A0F64" w:rsidRDefault="00571CFF"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i/>
          <w:iCs/>
        </w:rPr>
      </w:pPr>
      <w:commentRangeStart w:id="151"/>
      <w:commentRangeStart w:id="152"/>
      <w:commentRangeStart w:id="153"/>
      <w:r w:rsidRPr="000A0F64">
        <w:rPr>
          <w:rFonts w:eastAsia="Tahoma" w:cs="Times New Roman"/>
          <w:i/>
          <w:iCs/>
          <w:color w:val="C00000"/>
        </w:rPr>
        <w:t>(</w:t>
      </w:r>
      <w:r w:rsidR="0021500A" w:rsidRPr="000A0F64">
        <w:rPr>
          <w:rFonts w:eastAsia="Tahoma" w:cs="Times New Roman"/>
          <w:i/>
          <w:iCs/>
          <w:color w:val="C00000"/>
        </w:rPr>
        <w:t>d</w:t>
      </w:r>
      <w:r w:rsidRPr="000A0F64">
        <w:rPr>
          <w:rFonts w:eastAsia="Tahoma" w:cs="Times New Roman"/>
          <w:i/>
          <w:iCs/>
          <w:color w:val="C00000"/>
        </w:rPr>
        <w:t>) Uncertainties estimation</w:t>
      </w:r>
      <w:commentRangeEnd w:id="151"/>
      <w:r w:rsidR="00324EBE" w:rsidRPr="000A0F64">
        <w:rPr>
          <w:rStyle w:val="CommentReference"/>
          <w:rFonts w:cs="Times New Roman"/>
          <w:i/>
          <w:iCs/>
          <w:sz w:val="22"/>
          <w:szCs w:val="22"/>
        </w:rPr>
        <w:commentReference w:id="151"/>
      </w:r>
      <w:commentRangeEnd w:id="152"/>
      <w:r w:rsidR="00BA0079" w:rsidRPr="000A0F64">
        <w:rPr>
          <w:rStyle w:val="CommentReference"/>
          <w:rFonts w:cs="Times New Roman"/>
          <w:i/>
          <w:iCs/>
          <w:sz w:val="22"/>
          <w:szCs w:val="22"/>
        </w:rPr>
        <w:commentReference w:id="152"/>
      </w:r>
      <w:commentRangeEnd w:id="153"/>
      <w:r w:rsidR="00AA0109" w:rsidRPr="000A0F64">
        <w:rPr>
          <w:rStyle w:val="CommentReference"/>
          <w:rFonts w:cs="Times New Roman"/>
          <w:i/>
          <w:iCs/>
          <w:sz w:val="22"/>
          <w:szCs w:val="22"/>
        </w:rPr>
        <w:commentReference w:id="153"/>
      </w:r>
    </w:p>
    <w:p w14:paraId="0277A630" w14:textId="4EEA37A9" w:rsidR="00571CFF" w:rsidRPr="000A0F64" w:rsidRDefault="00C975B8" w:rsidP="00C975B8">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rPr>
      </w:pPr>
      <w:r w:rsidRPr="00C975B8">
        <w:rPr>
          <w:rFonts w:eastAsia="Tahoma" w:cs="Times New Roman"/>
          <w:bCs/>
        </w:rPr>
        <w:t>There are deep uncertainties in relation to important aspects of the physical climate response to climate forcing, and to vulnerability and exposure of socio-economic systems</w:t>
      </w:r>
      <w:r>
        <w:rPr>
          <w:rFonts w:eastAsia="Tahoma" w:cs="Times New Roman"/>
          <w:bCs/>
        </w:rPr>
        <w:t xml:space="preserve"> (</w:t>
      </w:r>
      <w:r w:rsidRPr="00B7261F">
        <w:rPr>
          <w:rFonts w:eastAsia="Tahoma" w:cs="Times New Roman"/>
          <w:b/>
        </w:rPr>
        <w:t>OECD</w:t>
      </w:r>
      <w:r w:rsidR="00B7261F">
        <w:rPr>
          <w:rFonts w:eastAsia="Tahoma" w:cs="Times New Roman"/>
          <w:b/>
        </w:rPr>
        <w:t>,</w:t>
      </w:r>
      <w:r w:rsidRPr="00B7261F">
        <w:rPr>
          <w:rFonts w:eastAsia="Tahoma" w:cs="Times New Roman"/>
          <w:b/>
        </w:rPr>
        <w:t xml:space="preserve"> 2021</w:t>
      </w:r>
      <w:r>
        <w:rPr>
          <w:rFonts w:eastAsia="Tahoma" w:cs="Times New Roman"/>
          <w:bCs/>
        </w:rPr>
        <w:t>)</w:t>
      </w:r>
      <w:r w:rsidRPr="00C975B8">
        <w:rPr>
          <w:rFonts w:eastAsia="Tahoma" w:cs="Times New Roman"/>
          <w:bCs/>
        </w:rPr>
        <w:t>.</w:t>
      </w:r>
      <w:r>
        <w:rPr>
          <w:rFonts w:eastAsia="Tahoma" w:cs="Times New Roman"/>
          <w:bCs/>
        </w:rPr>
        <w:t xml:space="preserve"> </w:t>
      </w:r>
      <w:r w:rsidR="00EF6BC7" w:rsidRPr="000A0F64">
        <w:rPr>
          <w:rFonts w:eastAsia="Tahoma" w:cs="Times New Roman"/>
          <w:bCs/>
        </w:rPr>
        <w:t xml:space="preserve">We </w:t>
      </w:r>
      <w:r w:rsidR="002E3C25" w:rsidRPr="000A0F64">
        <w:rPr>
          <w:rFonts w:eastAsia="Tahoma" w:cs="Times New Roman"/>
          <w:bCs/>
        </w:rPr>
        <w:t>systematically applied several approaches to account for the uncertainties in projected data</w:t>
      </w:r>
      <w:r w:rsidR="00EF6BC7" w:rsidRPr="000A0F64">
        <w:rPr>
          <w:rFonts w:eastAsia="Tahoma" w:cs="Times New Roman"/>
          <w:bCs/>
        </w:rPr>
        <w:t>. First, several</w:t>
      </w:r>
      <w:r w:rsidR="00571CFF" w:rsidRPr="000A0F64">
        <w:rPr>
          <w:rFonts w:eastAsia="Tahoma" w:cs="Times New Roman"/>
          <w:bCs/>
        </w:rPr>
        <w:t xml:space="preserve"> CMIP6 models are assessed, with the model ensemble size differing among scenarios depending on contributions from each model group.</w:t>
      </w:r>
      <w:r w:rsidR="00571CFF" w:rsidRPr="000A0F64">
        <w:rPr>
          <w:rFonts w:cs="Times New Roman"/>
        </w:rPr>
        <w:t xml:space="preserve"> </w:t>
      </w:r>
      <w:commentRangeStart w:id="154"/>
      <w:r w:rsidR="00571CFF" w:rsidRPr="000A0F64">
        <w:rPr>
          <w:rFonts w:eastAsia="Tahoma" w:cs="Times New Roman"/>
          <w:bCs/>
        </w:rPr>
        <w:t xml:space="preserve">To reduce the inter-model variability, only one ensemble member per model is used for a given scenario. We typically use ensemble member “r1i1p1f1” from each CMIP6 model. </w:t>
      </w:r>
      <w:commentRangeEnd w:id="154"/>
      <w:r w:rsidR="00FB3696" w:rsidRPr="000A0F64">
        <w:rPr>
          <w:rStyle w:val="CommentReference"/>
          <w:rFonts w:cs="Times New Roman"/>
          <w:sz w:val="22"/>
          <w:szCs w:val="22"/>
        </w:rPr>
        <w:commentReference w:id="154"/>
      </w:r>
      <w:r w:rsidR="00571CFF" w:rsidRPr="000A0F64">
        <w:rPr>
          <w:rFonts w:eastAsia="Tahoma" w:cs="Times New Roman"/>
          <w:bCs/>
        </w:rPr>
        <w:t>Thus, we set the recommended external forcings employed by the various modelling groups.</w:t>
      </w:r>
      <w:r w:rsidR="004A2A14" w:rsidRPr="000A0F64">
        <w:rPr>
          <w:rFonts w:eastAsia="Tahoma" w:cs="Times New Roman"/>
        </w:rPr>
        <w:t xml:space="preserve"> For both scenarios, we retrieve the monthly mean data for at least 10 </w:t>
      </w:r>
      <w:r w:rsidR="004A2A14" w:rsidRPr="000A0F64">
        <w:rPr>
          <w:rFonts w:eastAsia="Tahoma" w:cs="Times New Roman"/>
        </w:rPr>
        <w:lastRenderedPageBreak/>
        <w:t xml:space="preserve">GCM products made for the CMIP6 from the Earth System Grid Federation (ESGF) portal (Table </w:t>
      </w:r>
      <w:r w:rsidR="001B19A2" w:rsidRPr="000A0F64">
        <w:rPr>
          <w:rFonts w:eastAsia="Tahoma" w:cs="Times New Roman"/>
          <w:b/>
          <w:bCs/>
          <w:color w:val="C00000"/>
        </w:rPr>
        <w:t>SX</w:t>
      </w:r>
      <w:r w:rsidR="004A2A14" w:rsidRPr="000A0F64">
        <w:rPr>
          <w:rFonts w:eastAsia="Tahoma" w:cs="Times New Roman"/>
        </w:rPr>
        <w:t>).</w:t>
      </w:r>
      <w:r w:rsidR="00324EBE" w:rsidRPr="000A0F64">
        <w:rPr>
          <w:rFonts w:eastAsia="Tahoma" w:cs="Times New Roman"/>
        </w:rPr>
        <w:t xml:space="preserve"> All models were re-gridded onto a </w:t>
      </w:r>
      <w:r w:rsidR="00913125" w:rsidRPr="000A0F64">
        <w:rPr>
          <w:rFonts w:eastAsia="Tahoma" w:cs="Times New Roman"/>
        </w:rPr>
        <w:t>0.</w:t>
      </w:r>
      <w:r w:rsidR="00324EBE" w:rsidRPr="000A0F64">
        <w:rPr>
          <w:rFonts w:eastAsia="Tahoma" w:cs="Times New Roman"/>
        </w:rPr>
        <w:t xml:space="preserve">25 × </w:t>
      </w:r>
      <w:r w:rsidR="00913125" w:rsidRPr="000A0F64">
        <w:rPr>
          <w:rFonts w:eastAsia="Tahoma" w:cs="Times New Roman"/>
        </w:rPr>
        <w:t>0.</w:t>
      </w:r>
      <w:r w:rsidR="00324EBE" w:rsidRPr="000A0F64">
        <w:rPr>
          <w:rFonts w:eastAsia="Tahoma" w:cs="Times New Roman"/>
        </w:rPr>
        <w:t>25</w:t>
      </w:r>
      <w:r w:rsidR="00913125" w:rsidRPr="000A0F64">
        <w:rPr>
          <w:rFonts w:eastAsia="Tahoma" w:cs="Times New Roman"/>
        </w:rPr>
        <w:t>ᵒ</w:t>
      </w:r>
      <w:r w:rsidR="00324EBE" w:rsidRPr="000A0F64">
        <w:rPr>
          <w:rFonts w:eastAsia="Tahoma" w:cs="Times New Roman"/>
        </w:rPr>
        <w:t xml:space="preserve"> grid before </w:t>
      </w:r>
      <w:r w:rsidR="00AA22E4" w:rsidRPr="000A0F64">
        <w:rPr>
          <w:rFonts w:eastAsia="Tahoma" w:cs="Times New Roman"/>
        </w:rPr>
        <w:t>conducting formal analyses</w:t>
      </w:r>
      <w:r w:rsidR="00324EBE" w:rsidRPr="000A0F64">
        <w:rPr>
          <w:rFonts w:eastAsia="Tahoma" w:cs="Times New Roman"/>
        </w:rPr>
        <w:t>.</w:t>
      </w:r>
    </w:p>
    <w:p w14:paraId="432F3217" w14:textId="77777777" w:rsidR="00571CFF" w:rsidRDefault="00571CFF"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rPr>
      </w:pPr>
    </w:p>
    <w:p w14:paraId="67FA622E" w14:textId="77777777" w:rsidR="00901EE4" w:rsidRPr="00E96683" w:rsidRDefault="001C7899" w:rsidP="001C7899">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i/>
          <w:iCs/>
          <w:color w:val="C00000"/>
        </w:rPr>
      </w:pPr>
      <w:r w:rsidRPr="00E96683">
        <w:rPr>
          <w:rFonts w:eastAsia="Tahoma" w:cs="Times New Roman"/>
          <w:bCs/>
          <w:i/>
          <w:iCs/>
          <w:color w:val="C00000"/>
        </w:rPr>
        <w:t>(iii) Expos</w:t>
      </w:r>
      <w:r w:rsidR="00F76BB8" w:rsidRPr="00E96683">
        <w:rPr>
          <w:rFonts w:eastAsia="Tahoma" w:cs="Times New Roman"/>
          <w:bCs/>
          <w:i/>
          <w:iCs/>
          <w:color w:val="C00000"/>
        </w:rPr>
        <w:t>ure</w:t>
      </w:r>
      <w:r w:rsidRPr="00E96683">
        <w:rPr>
          <w:rFonts w:eastAsia="Tahoma" w:cs="Times New Roman"/>
          <w:bCs/>
          <w:i/>
          <w:iCs/>
          <w:color w:val="C00000"/>
        </w:rPr>
        <w:t xml:space="preserve"> </w:t>
      </w:r>
      <w:r w:rsidR="00901EE4" w:rsidRPr="00E96683">
        <w:rPr>
          <w:rFonts w:eastAsia="Tahoma" w:cs="Times New Roman"/>
          <w:bCs/>
          <w:i/>
          <w:iCs/>
          <w:color w:val="C00000"/>
        </w:rPr>
        <w:t xml:space="preserve">of </w:t>
      </w:r>
      <w:proofErr w:type="spellStart"/>
      <w:r w:rsidR="00901EE4" w:rsidRPr="00E96683">
        <w:rPr>
          <w:rFonts w:eastAsia="Tahoma" w:cs="Times New Roman"/>
          <w:bCs/>
          <w:i/>
          <w:iCs/>
          <w:color w:val="C00000"/>
        </w:rPr>
        <w:t>agro</w:t>
      </w:r>
      <w:proofErr w:type="spellEnd"/>
      <w:r w:rsidR="00901EE4" w:rsidRPr="00E96683">
        <w:rPr>
          <w:rFonts w:eastAsia="Tahoma" w:cs="Times New Roman"/>
          <w:bCs/>
          <w:i/>
          <w:iCs/>
          <w:color w:val="C00000"/>
        </w:rPr>
        <w:t>-ecological systems</w:t>
      </w:r>
    </w:p>
    <w:p w14:paraId="7A442E36" w14:textId="01B9F818" w:rsidR="00874484" w:rsidRPr="00874484" w:rsidRDefault="00355B5D" w:rsidP="001C7899">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rPr>
      </w:pPr>
      <w:ins w:id="155" w:author="DrEFA" w:date="2023-05-08T14:02:00Z">
        <w:r>
          <w:rPr>
            <w:rFonts w:eastAsia="Tahoma" w:cs="Times New Roman"/>
            <w:bCs/>
          </w:rPr>
          <w:t xml:space="preserve">We used </w:t>
        </w:r>
      </w:ins>
      <w:ins w:id="156" w:author="DrEFA" w:date="2023-05-08T14:03:00Z">
        <w:r w:rsidRPr="00874484">
          <w:rPr>
            <w:rFonts w:eastAsia="Tahoma" w:cs="Times New Roman"/>
            <w:bCs/>
          </w:rPr>
          <w:t>mangrove cover, seagrass cover, coral cover, crop cover, functional diversity, functional evenness, and functional richness</w:t>
        </w:r>
        <w:r>
          <w:rPr>
            <w:rFonts w:eastAsia="Tahoma" w:cs="Times New Roman"/>
            <w:bCs/>
          </w:rPr>
          <w:t xml:space="preserve"> as models to examine the extent to which climate change might </w:t>
        </w:r>
      </w:ins>
      <w:ins w:id="157" w:author="DrEFA" w:date="2023-05-08T14:04:00Z">
        <w:r>
          <w:rPr>
            <w:rFonts w:eastAsia="Tahoma" w:cs="Times New Roman"/>
            <w:bCs/>
          </w:rPr>
          <w:t>impact</w:t>
        </w:r>
      </w:ins>
      <w:ins w:id="158" w:author="DrEFA" w:date="2023-05-08T14:03:00Z">
        <w:r>
          <w:rPr>
            <w:rFonts w:eastAsia="Tahoma" w:cs="Times New Roman"/>
            <w:bCs/>
          </w:rPr>
          <w:t xml:space="preserve"> the </w:t>
        </w:r>
      </w:ins>
      <w:ins w:id="159" w:author="DrEFA" w:date="2023-05-11T09:21:00Z">
        <w:r w:rsidR="00C8006D">
          <w:rPr>
            <w:rFonts w:eastAsia="Tahoma" w:cs="Times New Roman"/>
            <w:bCs/>
          </w:rPr>
          <w:t>services</w:t>
        </w:r>
      </w:ins>
      <w:ins w:id="160" w:author="DrEFA" w:date="2023-05-08T14:04:00Z">
        <w:r>
          <w:rPr>
            <w:rFonts w:eastAsia="Tahoma" w:cs="Times New Roman"/>
            <w:bCs/>
          </w:rPr>
          <w:t xml:space="preserve"> that </w:t>
        </w:r>
        <w:proofErr w:type="spellStart"/>
        <w:r>
          <w:rPr>
            <w:rFonts w:eastAsia="Tahoma" w:cs="Times New Roman"/>
            <w:bCs/>
          </w:rPr>
          <w:t>agro</w:t>
        </w:r>
        <w:proofErr w:type="spellEnd"/>
        <w:r>
          <w:rPr>
            <w:rFonts w:eastAsia="Tahoma" w:cs="Times New Roman"/>
            <w:bCs/>
          </w:rPr>
          <w:t xml:space="preserve">-ecological systems deliver to </w:t>
        </w:r>
      </w:ins>
      <w:ins w:id="161" w:author="DrEFA" w:date="2023-05-08T14:05:00Z">
        <w:r>
          <w:rPr>
            <w:rFonts w:eastAsia="Tahoma" w:cs="Times New Roman"/>
            <w:bCs/>
          </w:rPr>
          <w:t xml:space="preserve">coastal </w:t>
        </w:r>
      </w:ins>
      <w:ins w:id="162" w:author="DrEFA" w:date="2023-05-11T09:21:00Z">
        <w:r w:rsidR="00C8006D">
          <w:rPr>
            <w:rFonts w:eastAsia="Tahoma" w:cs="Times New Roman"/>
            <w:bCs/>
          </w:rPr>
          <w:t>communities</w:t>
        </w:r>
      </w:ins>
      <w:ins w:id="163" w:author="DrEFA" w:date="2023-05-08T14:02:00Z">
        <w:r>
          <w:rPr>
            <w:rFonts w:eastAsia="Tahoma" w:cs="Times New Roman"/>
            <w:bCs/>
          </w:rPr>
          <w:t xml:space="preserve"> </w:t>
        </w:r>
      </w:ins>
      <w:r w:rsidR="00874484">
        <w:rPr>
          <w:rFonts w:eastAsia="Tahoma" w:cs="Times New Roman"/>
          <w:bCs/>
        </w:rPr>
        <w:t xml:space="preserve">(Table </w:t>
      </w:r>
      <w:r w:rsidR="00874484" w:rsidRPr="00E64CF4">
        <w:rPr>
          <w:rFonts w:eastAsia="Tahoma" w:cs="Times New Roman"/>
          <w:b/>
          <w:color w:val="C00000"/>
        </w:rPr>
        <w:t>XX</w:t>
      </w:r>
      <w:r w:rsidR="00874484">
        <w:rPr>
          <w:rFonts w:eastAsia="Tahoma" w:cs="Times New Roman"/>
          <w:bCs/>
        </w:rPr>
        <w:t>)</w:t>
      </w:r>
      <w:r w:rsidR="00874484" w:rsidRPr="00874484">
        <w:rPr>
          <w:rFonts w:eastAsia="Tahoma" w:cs="Times New Roman"/>
          <w:bCs/>
        </w:rPr>
        <w:t>.</w:t>
      </w:r>
      <w:r w:rsidR="00901EE4" w:rsidRPr="00874484">
        <w:rPr>
          <w:rFonts w:eastAsia="Tahoma" w:cs="Times New Roman"/>
          <w:b/>
          <w:i/>
          <w:iCs/>
        </w:rPr>
        <w:t xml:space="preserve"> </w:t>
      </w:r>
      <w:r w:rsidR="00874484" w:rsidRPr="00874484">
        <w:rPr>
          <w:rFonts w:eastAsia="Tahoma" w:cs="Times New Roman"/>
          <w:bCs/>
        </w:rPr>
        <w:t>Justifications for their inclusion are supplied as Supplemental Information.</w:t>
      </w:r>
      <w:r w:rsidR="00874484">
        <w:rPr>
          <w:rFonts w:eastAsia="Tahoma" w:cs="Times New Roman"/>
          <w:b/>
        </w:rPr>
        <w:t xml:space="preserve"> </w:t>
      </w:r>
      <w:commentRangeStart w:id="164"/>
      <w:r w:rsidR="00874484" w:rsidRPr="00874484">
        <w:rPr>
          <w:rFonts w:eastAsia="Tahoma" w:cs="Times New Roman"/>
          <w:bCs/>
        </w:rPr>
        <w:t>We retrieved</w:t>
      </w:r>
      <w:r w:rsidR="00874484" w:rsidRPr="00874484">
        <w:rPr>
          <w:rFonts w:eastAsia="Tahoma" w:cs="Times New Roman"/>
          <w:b/>
          <w:i/>
          <w:iCs/>
        </w:rPr>
        <w:t xml:space="preserve"> </w:t>
      </w:r>
      <w:r w:rsidR="00874484">
        <w:rPr>
          <w:rFonts w:eastAsia="Tahoma" w:cs="Times New Roman"/>
          <w:bCs/>
        </w:rPr>
        <w:t xml:space="preserve">mangrove cover from </w:t>
      </w:r>
      <w:r w:rsidR="002A7C3A">
        <w:rPr>
          <w:rFonts w:eastAsia="Tahoma" w:cs="Times New Roman"/>
          <w:bCs/>
        </w:rPr>
        <w:t>XX (</w:t>
      </w:r>
      <w:r w:rsidR="002A7C3A" w:rsidRPr="002A7C3A">
        <w:rPr>
          <w:rFonts w:eastAsia="Tahoma" w:cs="Times New Roman"/>
          <w:b/>
        </w:rPr>
        <w:t>REFX</w:t>
      </w:r>
      <w:r w:rsidR="002A7C3A">
        <w:rPr>
          <w:rFonts w:eastAsia="Tahoma" w:cs="Times New Roman"/>
          <w:bCs/>
        </w:rPr>
        <w:t xml:space="preserve">). </w:t>
      </w:r>
      <w:r w:rsidR="005F67D3" w:rsidRPr="005F67D3">
        <w:rPr>
          <w:rFonts w:eastAsia="Tahoma" w:cs="Times New Roman"/>
          <w:bCs/>
        </w:rPr>
        <w:t xml:space="preserve">We collected spatial information on coral reefs </w:t>
      </w:r>
      <w:r w:rsidR="002A7C3A">
        <w:rPr>
          <w:rFonts w:eastAsia="Tahoma" w:cs="Times New Roman"/>
          <w:bCs/>
        </w:rPr>
        <w:t>and seagrass coverage</w:t>
      </w:r>
      <w:r w:rsidR="005F67D3" w:rsidRPr="005F67D3">
        <w:rPr>
          <w:rFonts w:eastAsia="Tahoma" w:cs="Times New Roman"/>
          <w:bCs/>
        </w:rPr>
        <w:t xml:space="preserve"> distribution</w:t>
      </w:r>
      <w:r w:rsidR="005F67D3">
        <w:rPr>
          <w:rFonts w:eastAsia="Tahoma" w:cs="Times New Roman"/>
          <w:bCs/>
        </w:rPr>
        <w:t xml:space="preserve"> from</w:t>
      </w:r>
      <w:r w:rsidR="002A7C3A">
        <w:rPr>
          <w:rFonts w:eastAsia="Tahoma" w:cs="Times New Roman"/>
          <w:bCs/>
        </w:rPr>
        <w:t xml:space="preserve"> Allen’s Coral Atlas (</w:t>
      </w:r>
      <w:r w:rsidR="005F67D3">
        <w:rPr>
          <w:rFonts w:eastAsia="Tahoma" w:cs="Times New Roman"/>
          <w:bCs/>
        </w:rPr>
        <w:t>&lt;</w:t>
      </w:r>
      <w:r w:rsidR="005F67D3" w:rsidRPr="005F67D3">
        <w:rPr>
          <w:rFonts w:eastAsia="Tahoma" w:cs="Times New Roman"/>
          <w:bCs/>
        </w:rPr>
        <w:t>https://allencoralatlas.org/</w:t>
      </w:r>
      <w:r w:rsidR="005F67D3">
        <w:rPr>
          <w:rFonts w:eastAsia="Tahoma" w:cs="Times New Roman"/>
          <w:bCs/>
        </w:rPr>
        <w:t>&gt;</w:t>
      </w:r>
      <w:r w:rsidR="002A7C3A">
        <w:rPr>
          <w:rFonts w:eastAsia="Tahoma" w:cs="Times New Roman"/>
          <w:bCs/>
        </w:rPr>
        <w:t>)</w:t>
      </w:r>
      <w:commentRangeEnd w:id="164"/>
      <w:r w:rsidR="005F67D3">
        <w:rPr>
          <w:rStyle w:val="CommentReference"/>
        </w:rPr>
        <w:commentReference w:id="164"/>
      </w:r>
      <w:r w:rsidR="002A7C3A">
        <w:rPr>
          <w:rFonts w:eastAsia="Tahoma" w:cs="Times New Roman"/>
          <w:bCs/>
        </w:rPr>
        <w:t>.</w:t>
      </w:r>
      <w:ins w:id="165" w:author="DrEFA" w:date="2023-05-11T10:32:00Z">
        <w:r w:rsidR="00FF45FD">
          <w:rPr>
            <w:rFonts w:eastAsia="Tahoma" w:cs="Times New Roman"/>
            <w:bCs/>
          </w:rPr>
          <w:t xml:space="preserve"> </w:t>
        </w:r>
      </w:ins>
      <w:ins w:id="166" w:author="DrEFA" w:date="2023-05-12T15:12:00Z">
        <w:r w:rsidR="00D20764">
          <w:rPr>
            <w:rFonts w:eastAsia="Tahoma" w:cs="Times New Roman"/>
            <w:bCs/>
          </w:rPr>
          <w:t>To</w:t>
        </w:r>
      </w:ins>
      <w:ins w:id="167" w:author="DrEFA" w:date="2023-05-12T15:13:00Z">
        <w:r w:rsidR="00D20764">
          <w:rPr>
            <w:rFonts w:eastAsia="Tahoma" w:cs="Times New Roman"/>
            <w:bCs/>
          </w:rPr>
          <w:t xml:space="preserve"> represent how climate-induced</w:t>
        </w:r>
      </w:ins>
      <w:ins w:id="168" w:author="DrEFA" w:date="2023-05-12T15:12:00Z">
        <w:r w:rsidR="00D20764" w:rsidRPr="00D20764">
          <w:rPr>
            <w:rFonts w:eastAsia="Tahoma" w:cs="Times New Roman"/>
            <w:bCs/>
          </w:rPr>
          <w:t xml:space="preserve"> loss of distinctive species from assemblages </w:t>
        </w:r>
      </w:ins>
      <w:ins w:id="169" w:author="DrEFA" w:date="2023-05-12T15:13:00Z">
        <w:r w:rsidR="00D20764">
          <w:rPr>
            <w:rFonts w:eastAsia="Tahoma" w:cs="Times New Roman"/>
            <w:bCs/>
          </w:rPr>
          <w:t>likely</w:t>
        </w:r>
      </w:ins>
      <w:ins w:id="170" w:author="DrEFA" w:date="2023-05-12T15:12:00Z">
        <w:r w:rsidR="00D20764" w:rsidRPr="00D20764">
          <w:rPr>
            <w:rFonts w:eastAsia="Tahoma" w:cs="Times New Roman"/>
            <w:bCs/>
          </w:rPr>
          <w:t xml:space="preserve"> create a shortfall in ecosystem functions</w:t>
        </w:r>
      </w:ins>
      <w:ins w:id="171" w:author="DrEFA" w:date="2023-05-12T15:13:00Z">
        <w:r w:rsidR="00D20764">
          <w:rPr>
            <w:rFonts w:eastAsia="Tahoma" w:cs="Times New Roman"/>
            <w:bCs/>
          </w:rPr>
          <w:t>, four</w:t>
        </w:r>
      </w:ins>
      <w:ins w:id="172" w:author="DrEFA" w:date="2023-05-11T10:33:00Z">
        <w:r w:rsidR="00FF45FD">
          <w:rPr>
            <w:rFonts w:eastAsia="Tahoma" w:cs="Times New Roman"/>
            <w:bCs/>
          </w:rPr>
          <w:t xml:space="preserve"> functional </w:t>
        </w:r>
        <w:r w:rsidR="00FE3889">
          <w:rPr>
            <w:rFonts w:eastAsia="Tahoma" w:cs="Times New Roman"/>
            <w:bCs/>
          </w:rPr>
          <w:t xml:space="preserve">metrics from </w:t>
        </w:r>
        <w:commentRangeStart w:id="173"/>
        <w:proofErr w:type="spellStart"/>
        <w:r w:rsidR="00FE3889">
          <w:rPr>
            <w:rFonts w:eastAsia="Tahoma" w:cs="Times New Roman"/>
            <w:bCs/>
          </w:rPr>
          <w:t>Dagata</w:t>
        </w:r>
        <w:proofErr w:type="spellEnd"/>
        <w:r w:rsidR="00FE3889">
          <w:rPr>
            <w:rFonts w:eastAsia="Tahoma" w:cs="Times New Roman"/>
            <w:bCs/>
          </w:rPr>
          <w:t xml:space="preserve"> and Maina (2022)</w:t>
        </w:r>
      </w:ins>
      <w:commentRangeEnd w:id="173"/>
      <w:ins w:id="174" w:author="DrEFA" w:date="2023-05-12T15:14:00Z">
        <w:r w:rsidR="00D20764">
          <w:rPr>
            <w:rStyle w:val="CommentReference"/>
          </w:rPr>
          <w:commentReference w:id="173"/>
        </w:r>
      </w:ins>
      <w:ins w:id="175" w:author="DrEFA" w:date="2023-05-11T10:33:00Z">
        <w:r w:rsidR="00FE3889">
          <w:rPr>
            <w:rFonts w:eastAsia="Tahoma" w:cs="Times New Roman"/>
            <w:bCs/>
          </w:rPr>
          <w:t xml:space="preserve">. </w:t>
        </w:r>
      </w:ins>
      <w:ins w:id="176" w:author="DrEFA" w:date="2023-05-12T15:14:00Z">
        <w:r w:rsidR="00D20764">
          <w:rPr>
            <w:rFonts w:eastAsia="Tahoma" w:cs="Times New Roman"/>
            <w:bCs/>
          </w:rPr>
          <w:t xml:space="preserve">The </w:t>
        </w:r>
      </w:ins>
      <w:ins w:id="177" w:author="DrEFA" w:date="2023-05-11T10:33:00Z">
        <w:r w:rsidR="00FE3889">
          <w:rPr>
            <w:rFonts w:eastAsia="Tahoma" w:cs="Times New Roman"/>
            <w:bCs/>
          </w:rPr>
          <w:t xml:space="preserve">metrics </w:t>
        </w:r>
      </w:ins>
      <w:ins w:id="178" w:author="DrEFA" w:date="2023-05-11T11:17:00Z">
        <w:r w:rsidR="005929C3">
          <w:rPr>
            <w:rFonts w:eastAsia="Tahoma" w:cs="Times New Roman"/>
            <w:bCs/>
          </w:rPr>
          <w:t>were</w:t>
        </w:r>
      </w:ins>
      <w:ins w:id="179" w:author="DrEFA" w:date="2023-05-11T10:33:00Z">
        <w:r w:rsidR="00FE3889">
          <w:rPr>
            <w:rFonts w:eastAsia="Tahoma" w:cs="Times New Roman"/>
            <w:bCs/>
          </w:rPr>
          <w:t xml:space="preserve"> </w:t>
        </w:r>
      </w:ins>
      <w:ins w:id="180" w:author="DrEFA" w:date="2023-05-11T10:30:00Z">
        <w:r w:rsidR="00FF45FD">
          <w:rPr>
            <w:rFonts w:eastAsia="Tahoma" w:cs="Times New Roman"/>
            <w:bCs/>
          </w:rPr>
          <w:t>derived 367</w:t>
        </w:r>
      </w:ins>
      <w:ins w:id="181" w:author="DrEFA" w:date="2023-05-11T10:31:00Z">
        <w:r w:rsidR="00FF45FD">
          <w:rPr>
            <w:rFonts w:eastAsia="Tahoma" w:cs="Times New Roman"/>
            <w:bCs/>
          </w:rPr>
          <w:t xml:space="preserve"> </w:t>
        </w:r>
        <w:proofErr w:type="spellStart"/>
        <w:r w:rsidR="00FF45FD">
          <w:rPr>
            <w:rFonts w:eastAsia="Tahoma" w:cs="Times New Roman"/>
            <w:bCs/>
          </w:rPr>
          <w:t>S</w:t>
        </w:r>
        <w:r w:rsidR="00FF45FD" w:rsidRPr="00FF45FD">
          <w:rPr>
            <w:rFonts w:eastAsia="Tahoma" w:cs="Times New Roman"/>
            <w:bCs/>
          </w:rPr>
          <w:t>cleractinian</w:t>
        </w:r>
        <w:proofErr w:type="spellEnd"/>
        <w:r w:rsidR="00FF45FD" w:rsidRPr="00FF45FD">
          <w:rPr>
            <w:rFonts w:eastAsia="Tahoma" w:cs="Times New Roman"/>
            <w:bCs/>
          </w:rPr>
          <w:t xml:space="preserve"> coral (shallow habitat species) and 557 fish spe</w:t>
        </w:r>
        <w:r w:rsidR="00FF45FD">
          <w:rPr>
            <w:rFonts w:eastAsia="Tahoma" w:cs="Times New Roman"/>
            <w:bCs/>
          </w:rPr>
          <w:t xml:space="preserve">cies. </w:t>
        </w:r>
      </w:ins>
      <w:ins w:id="182" w:author="DrEFA" w:date="2023-05-11T10:37:00Z">
        <w:r w:rsidR="00FE3889">
          <w:rPr>
            <w:rFonts w:eastAsia="Tahoma" w:cs="Times New Roman"/>
            <w:bCs/>
          </w:rPr>
          <w:t xml:space="preserve">Phylogenetic diversity has derived based on Faith Index </w:t>
        </w:r>
      </w:ins>
      <w:ins w:id="183" w:author="DrEFA" w:date="2023-05-12T15:15:00Z">
        <w:r w:rsidR="00D20764">
          <w:rPr>
            <w:rFonts w:eastAsia="Tahoma" w:cs="Times New Roman"/>
            <w:bCs/>
          </w:rPr>
          <w:t xml:space="preserve">using </w:t>
        </w:r>
      </w:ins>
      <w:ins w:id="184" w:author="DrEFA" w:date="2023-05-11T10:38:00Z">
        <w:r w:rsidR="00FE3889">
          <w:rPr>
            <w:rFonts w:eastAsia="Tahoma" w:cs="Times New Roman"/>
            <w:bCs/>
          </w:rPr>
          <w:t xml:space="preserve">only </w:t>
        </w:r>
        <w:r w:rsidR="00FE3889" w:rsidRPr="006806F2">
          <w:rPr>
            <w:rFonts w:eastAsia="Tahoma" w:cs="Times New Roman"/>
            <w:b/>
            <w:highlight w:val="yellow"/>
          </w:rPr>
          <w:t xml:space="preserve">97% </w:t>
        </w:r>
      </w:ins>
      <w:ins w:id="185" w:author="DrEFA" w:date="2023-05-12T15:16:00Z">
        <w:r w:rsidR="00D20764" w:rsidRPr="006806F2">
          <w:rPr>
            <w:rFonts w:eastAsia="Tahoma" w:cs="Times New Roman"/>
            <w:b/>
            <w:highlight w:val="yellow"/>
          </w:rPr>
          <w:t xml:space="preserve">(n = </w:t>
        </w:r>
      </w:ins>
      <w:ins w:id="186" w:author="DrEFA" w:date="2023-05-12T16:49:00Z">
        <w:r w:rsidR="006806F2" w:rsidRPr="006806F2">
          <w:rPr>
            <w:rFonts w:eastAsia="Tahoma" w:cs="Times New Roman"/>
            <w:b/>
            <w:highlight w:val="yellow"/>
          </w:rPr>
          <w:t>xx</w:t>
        </w:r>
      </w:ins>
      <w:ins w:id="187" w:author="DrEFA" w:date="2023-05-12T15:16:00Z">
        <w:r w:rsidR="00D20764" w:rsidRPr="006806F2">
          <w:rPr>
            <w:rFonts w:eastAsia="Tahoma" w:cs="Times New Roman"/>
            <w:b/>
            <w:highlight w:val="yellow"/>
          </w:rPr>
          <w:t xml:space="preserve">) </w:t>
        </w:r>
      </w:ins>
      <w:ins w:id="188" w:author="DrEFA" w:date="2023-05-11T10:38:00Z">
        <w:r w:rsidR="00FE3889" w:rsidRPr="006806F2">
          <w:rPr>
            <w:rFonts w:eastAsia="Tahoma" w:cs="Times New Roman"/>
            <w:b/>
            <w:highlight w:val="yellow"/>
          </w:rPr>
          <w:t xml:space="preserve">and 63% </w:t>
        </w:r>
      </w:ins>
      <w:ins w:id="189" w:author="DrEFA" w:date="2023-05-12T15:16:00Z">
        <w:r w:rsidR="00D20764" w:rsidRPr="006806F2">
          <w:rPr>
            <w:rFonts w:eastAsia="Tahoma" w:cs="Times New Roman"/>
            <w:b/>
            <w:highlight w:val="yellow"/>
          </w:rPr>
          <w:t xml:space="preserve">(n = </w:t>
        </w:r>
      </w:ins>
      <w:ins w:id="190" w:author="DrEFA" w:date="2023-05-12T16:50:00Z">
        <w:r w:rsidR="006806F2" w:rsidRPr="006806F2">
          <w:rPr>
            <w:rFonts w:eastAsia="Tahoma" w:cs="Times New Roman"/>
            <w:b/>
            <w:highlight w:val="yellow"/>
          </w:rPr>
          <w:t>xx</w:t>
        </w:r>
      </w:ins>
      <w:ins w:id="191" w:author="DrEFA" w:date="2023-05-12T15:16:00Z">
        <w:r w:rsidR="00D20764" w:rsidRPr="006806F2">
          <w:rPr>
            <w:rFonts w:eastAsia="Tahoma" w:cs="Times New Roman"/>
            <w:b/>
            <w:highlight w:val="yellow"/>
          </w:rPr>
          <w:t>)</w:t>
        </w:r>
        <w:r w:rsidR="00D20764">
          <w:rPr>
            <w:rFonts w:eastAsia="Tahoma" w:cs="Times New Roman"/>
            <w:bCs/>
          </w:rPr>
          <w:t xml:space="preserve"> </w:t>
        </w:r>
      </w:ins>
      <w:ins w:id="192" w:author="DrEFA" w:date="2023-05-11T10:38:00Z">
        <w:r w:rsidR="00FE3889">
          <w:rPr>
            <w:rFonts w:eastAsia="Tahoma" w:cs="Times New Roman"/>
            <w:bCs/>
          </w:rPr>
          <w:t xml:space="preserve">of </w:t>
        </w:r>
      </w:ins>
      <w:ins w:id="193" w:author="DrEFA" w:date="2023-05-11T10:42:00Z">
        <w:r w:rsidR="00FE3889">
          <w:rPr>
            <w:rFonts w:eastAsia="Tahoma" w:cs="Times New Roman"/>
            <w:bCs/>
          </w:rPr>
          <w:t>corals</w:t>
        </w:r>
      </w:ins>
      <w:ins w:id="194" w:author="DrEFA" w:date="2023-05-11T10:38:00Z">
        <w:r w:rsidR="00FE3889">
          <w:rPr>
            <w:rFonts w:eastAsia="Tahoma" w:cs="Times New Roman"/>
            <w:bCs/>
          </w:rPr>
          <w:t xml:space="preserve"> and fish</w:t>
        </w:r>
      </w:ins>
      <w:ins w:id="195" w:author="DrEFA" w:date="2023-05-12T15:16:00Z">
        <w:r w:rsidR="00D20764">
          <w:rPr>
            <w:rFonts w:eastAsia="Tahoma" w:cs="Times New Roman"/>
            <w:bCs/>
          </w:rPr>
          <w:t xml:space="preserve"> </w:t>
        </w:r>
      </w:ins>
      <w:ins w:id="196" w:author="DrEFA" w:date="2023-05-11T10:38:00Z">
        <w:r w:rsidR="00FE3889">
          <w:rPr>
            <w:rFonts w:eastAsia="Tahoma" w:cs="Times New Roman"/>
            <w:bCs/>
          </w:rPr>
          <w:t>species</w:t>
        </w:r>
      </w:ins>
      <w:ins w:id="197" w:author="DrEFA" w:date="2023-05-12T15:15:00Z">
        <w:r w:rsidR="00D20764">
          <w:rPr>
            <w:rFonts w:eastAsia="Tahoma" w:cs="Times New Roman"/>
            <w:bCs/>
          </w:rPr>
          <w:t>, respectively,</w:t>
        </w:r>
      </w:ins>
      <w:ins w:id="198" w:author="DrEFA" w:date="2023-05-11T10:38:00Z">
        <w:r w:rsidR="00FE3889">
          <w:rPr>
            <w:rFonts w:eastAsia="Tahoma" w:cs="Times New Roman"/>
            <w:bCs/>
          </w:rPr>
          <w:t xml:space="preserve"> for which </w:t>
        </w:r>
      </w:ins>
      <w:ins w:id="199" w:author="DrEFA" w:date="2023-05-11T10:39:00Z">
        <w:r w:rsidR="00FE3889">
          <w:rPr>
            <w:rFonts w:eastAsia="Tahoma" w:cs="Times New Roman"/>
            <w:bCs/>
          </w:rPr>
          <w:t>phylogenetic</w:t>
        </w:r>
      </w:ins>
      <w:ins w:id="200" w:author="DrEFA" w:date="2023-05-11T10:38:00Z">
        <w:r w:rsidR="00FE3889">
          <w:rPr>
            <w:rFonts w:eastAsia="Tahoma" w:cs="Times New Roman"/>
            <w:bCs/>
          </w:rPr>
          <w:t xml:space="preserve"> information is a</w:t>
        </w:r>
      </w:ins>
      <w:ins w:id="201" w:author="DrEFA" w:date="2023-05-11T10:39:00Z">
        <w:r w:rsidR="00FE3889">
          <w:rPr>
            <w:rFonts w:eastAsia="Tahoma" w:cs="Times New Roman"/>
            <w:bCs/>
          </w:rPr>
          <w:t xml:space="preserve">vailable. </w:t>
        </w:r>
      </w:ins>
      <w:ins w:id="202" w:author="DrEFA" w:date="2023-05-12T15:16:00Z">
        <w:r w:rsidR="00D20764">
          <w:rPr>
            <w:rFonts w:eastAsia="Tahoma" w:cs="Times New Roman"/>
            <w:bCs/>
          </w:rPr>
          <w:t xml:space="preserve">For trait diversity, </w:t>
        </w:r>
      </w:ins>
      <w:proofErr w:type="spellStart"/>
      <w:ins w:id="203" w:author="DrEFA" w:date="2023-05-11T10:42:00Z">
        <w:r w:rsidR="00FE3889">
          <w:rPr>
            <w:rFonts w:eastAsia="Tahoma" w:cs="Times New Roman"/>
            <w:bCs/>
          </w:rPr>
          <w:t>D’aga</w:t>
        </w:r>
      </w:ins>
      <w:ins w:id="204" w:author="DrEFA" w:date="2023-05-11T10:43:00Z">
        <w:r w:rsidR="00FE3889">
          <w:rPr>
            <w:rFonts w:eastAsia="Tahoma" w:cs="Times New Roman"/>
            <w:bCs/>
          </w:rPr>
          <w:t>ta</w:t>
        </w:r>
        <w:proofErr w:type="spellEnd"/>
        <w:r w:rsidR="00FE3889">
          <w:rPr>
            <w:rFonts w:eastAsia="Tahoma" w:cs="Times New Roman"/>
            <w:bCs/>
          </w:rPr>
          <w:t xml:space="preserve"> and Maina (2022) </w:t>
        </w:r>
        <w:r w:rsidR="00F105E9">
          <w:rPr>
            <w:rFonts w:eastAsia="Tahoma" w:cs="Times New Roman"/>
            <w:bCs/>
          </w:rPr>
          <w:t xml:space="preserve">computed </w:t>
        </w:r>
      </w:ins>
      <w:ins w:id="205" w:author="DrEFA" w:date="2023-05-11T10:40:00Z">
        <w:r w:rsidR="00FE3889">
          <w:rPr>
            <w:rFonts w:eastAsia="Tahoma" w:cs="Times New Roman"/>
            <w:bCs/>
          </w:rPr>
          <w:t xml:space="preserve">selected functional coral traits, including xx, xx, </w:t>
        </w:r>
      </w:ins>
      <w:ins w:id="206" w:author="DrEFA" w:date="2023-05-12T15:17:00Z">
        <w:r w:rsidR="00D20764">
          <w:rPr>
            <w:rFonts w:eastAsia="Tahoma" w:cs="Times New Roman"/>
            <w:bCs/>
          </w:rPr>
          <w:t xml:space="preserve">and </w:t>
        </w:r>
      </w:ins>
      <w:ins w:id="207" w:author="DrEFA" w:date="2023-05-11T10:40:00Z">
        <w:r w:rsidR="00FE3889">
          <w:rPr>
            <w:rFonts w:eastAsia="Tahoma" w:cs="Times New Roman"/>
            <w:bCs/>
          </w:rPr>
          <w:t>xx</w:t>
        </w:r>
      </w:ins>
      <w:ins w:id="208" w:author="DrEFA" w:date="2023-05-12T15:17:00Z">
        <w:r w:rsidR="00D20764">
          <w:rPr>
            <w:rFonts w:eastAsia="Tahoma" w:cs="Times New Roman"/>
            <w:bCs/>
          </w:rPr>
          <w:t>, among others</w:t>
        </w:r>
      </w:ins>
      <w:ins w:id="209" w:author="DrEFA" w:date="2023-05-11T10:40:00Z">
        <w:r w:rsidR="00FE3889">
          <w:rPr>
            <w:rFonts w:eastAsia="Tahoma" w:cs="Times New Roman"/>
            <w:bCs/>
          </w:rPr>
          <w:t xml:space="preserve">. </w:t>
        </w:r>
      </w:ins>
      <w:ins w:id="210" w:author="DrEFA" w:date="2023-05-11T10:41:00Z">
        <w:r w:rsidR="00FE3889">
          <w:rPr>
            <w:rFonts w:eastAsia="Tahoma" w:cs="Times New Roman"/>
            <w:bCs/>
          </w:rPr>
          <w:t xml:space="preserve">Functional </w:t>
        </w:r>
      </w:ins>
      <w:ins w:id="211" w:author="DrEFA" w:date="2023-05-11T10:42:00Z">
        <w:r w:rsidR="00FE3889">
          <w:rPr>
            <w:rFonts w:eastAsia="Tahoma" w:cs="Times New Roman"/>
            <w:bCs/>
          </w:rPr>
          <w:t>richness</w:t>
        </w:r>
      </w:ins>
      <w:ins w:id="212" w:author="DrEFA" w:date="2023-05-11T10:41:00Z">
        <w:r w:rsidR="00FE3889">
          <w:rPr>
            <w:rFonts w:eastAsia="Tahoma" w:cs="Times New Roman"/>
            <w:bCs/>
          </w:rPr>
          <w:t xml:space="preserve">, which represents the </w:t>
        </w:r>
      </w:ins>
      <w:ins w:id="213" w:author="DrEFA" w:date="2023-05-11T10:42:00Z">
        <w:r w:rsidR="00FE3889">
          <w:rPr>
            <w:rFonts w:eastAsia="Tahoma" w:cs="Times New Roman"/>
            <w:bCs/>
          </w:rPr>
          <w:t>breadth</w:t>
        </w:r>
      </w:ins>
      <w:ins w:id="214" w:author="DrEFA" w:date="2023-05-11T10:41:00Z">
        <w:r w:rsidR="00FE3889">
          <w:rPr>
            <w:rFonts w:eastAsia="Tahoma" w:cs="Times New Roman"/>
            <w:bCs/>
          </w:rPr>
          <w:t xml:space="preserve"> of trait ranges, was calculates </w:t>
        </w:r>
      </w:ins>
      <w:ins w:id="215" w:author="DrEFA" w:date="2023-05-11T10:42:00Z">
        <w:r w:rsidR="00FE3889">
          <w:rPr>
            <w:rFonts w:eastAsia="Tahoma" w:cs="Times New Roman"/>
            <w:bCs/>
          </w:rPr>
          <w:t>exclusively</w:t>
        </w:r>
      </w:ins>
      <w:ins w:id="216" w:author="DrEFA" w:date="2023-05-11T10:41:00Z">
        <w:r w:rsidR="00FE3889">
          <w:rPr>
            <w:rFonts w:eastAsia="Tahoma" w:cs="Times New Roman"/>
            <w:bCs/>
          </w:rPr>
          <w:t xml:space="preserve"> for ea</w:t>
        </w:r>
      </w:ins>
      <w:ins w:id="217" w:author="DrEFA" w:date="2023-05-11T10:42:00Z">
        <w:r w:rsidR="00FE3889">
          <w:rPr>
            <w:rFonts w:eastAsia="Tahoma" w:cs="Times New Roman"/>
            <w:bCs/>
          </w:rPr>
          <w:t>ch</w:t>
        </w:r>
      </w:ins>
      <w:ins w:id="218" w:author="DrEFA" w:date="2023-05-11T10:43:00Z">
        <w:r w:rsidR="00F105E9">
          <w:rPr>
            <w:rFonts w:eastAsia="Tahoma" w:cs="Times New Roman"/>
            <w:bCs/>
          </w:rPr>
          <w:t xml:space="preserve"> </w:t>
        </w:r>
      </w:ins>
      <w:ins w:id="219" w:author="DrEFA" w:date="2023-05-11T10:44:00Z">
        <w:r w:rsidR="00F105E9">
          <w:rPr>
            <w:rFonts w:eastAsia="Tahoma" w:cs="Times New Roman"/>
            <w:bCs/>
          </w:rPr>
          <w:t>coral reef as the volume of the convex hall</w:t>
        </w:r>
      </w:ins>
      <w:ins w:id="220" w:author="DrEFA" w:date="2023-05-11T10:45:00Z">
        <w:r w:rsidR="00F105E9">
          <w:rPr>
            <w:rFonts w:eastAsia="Tahoma" w:cs="Times New Roman"/>
            <w:bCs/>
          </w:rPr>
          <w:t xml:space="preserve"> a species occupied.</w:t>
        </w:r>
      </w:ins>
    </w:p>
    <w:p w14:paraId="388A5C62" w14:textId="77777777" w:rsidR="00874484" w:rsidRPr="00874484" w:rsidRDefault="00874484" w:rsidP="001C7899">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rPr>
      </w:pPr>
    </w:p>
    <w:p w14:paraId="6668EA7C" w14:textId="24ADBF23" w:rsidR="001C7899" w:rsidRPr="00901EE4" w:rsidRDefault="001C7899" w:rsidP="001C7899">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i/>
          <w:iCs/>
          <w:color w:val="C00000"/>
        </w:rPr>
      </w:pPr>
      <w:r w:rsidRPr="000A0F64">
        <w:rPr>
          <w:rFonts w:eastAsia="Tahoma" w:cs="Times New Roman"/>
        </w:rPr>
        <w:t>To define the extent of reefs, seagrass, and mangrove exposure to chronic and abrupt hazards, we defined the Area of Occurrence (AOO) as the 0.25ᵒ × 0.25ᵒ grid cells that contain a minimum of 0.1% of the sum of all systems, and computing the metrics between baseline (1981-2010), near-future (2021-2050) and far future (2071-2100) periods across different climate change scenarios (see below).</w:t>
      </w:r>
    </w:p>
    <w:p w14:paraId="5DD68390" w14:textId="77777777" w:rsidR="001C7899" w:rsidRPr="000A0F64" w:rsidRDefault="001C7899"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rPr>
      </w:pPr>
    </w:p>
    <w:p w14:paraId="04A16E1C" w14:textId="5BE5E987" w:rsidR="00F33ADF" w:rsidRPr="000A0F64" w:rsidRDefault="00F33ADF"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color w:val="C00000"/>
        </w:rPr>
      </w:pPr>
      <w:r w:rsidRPr="000A0F64">
        <w:rPr>
          <w:rFonts w:eastAsia="Tahoma" w:cs="Times New Roman"/>
          <w:b/>
          <w:color w:val="C00000"/>
        </w:rPr>
        <w:t>(</w:t>
      </w:r>
      <w:r w:rsidR="0021500A" w:rsidRPr="000A0F64">
        <w:rPr>
          <w:rFonts w:eastAsia="Tahoma" w:cs="Times New Roman"/>
          <w:b/>
          <w:color w:val="C00000"/>
        </w:rPr>
        <w:t>2</w:t>
      </w:r>
      <w:r w:rsidRPr="000A0F64">
        <w:rPr>
          <w:rFonts w:eastAsia="Tahoma" w:cs="Times New Roman"/>
          <w:b/>
          <w:color w:val="C00000"/>
        </w:rPr>
        <w:t xml:space="preserve">) </w:t>
      </w:r>
      <w:r w:rsidR="0043729C" w:rsidRPr="000A0F64">
        <w:rPr>
          <w:rFonts w:eastAsia="Tahoma" w:cs="Times New Roman"/>
          <w:b/>
          <w:color w:val="C00000"/>
        </w:rPr>
        <w:t xml:space="preserve">Estimating </w:t>
      </w:r>
      <w:r w:rsidR="003E4E02" w:rsidRPr="000A0F64">
        <w:rPr>
          <w:rFonts w:eastAsia="Tahoma" w:cs="Times New Roman"/>
          <w:b/>
          <w:color w:val="C00000"/>
        </w:rPr>
        <w:t>r</w:t>
      </w:r>
      <w:r w:rsidR="0043729C" w:rsidRPr="000A0F64">
        <w:rPr>
          <w:rFonts w:eastAsia="Tahoma" w:cs="Times New Roman"/>
          <w:b/>
          <w:color w:val="C00000"/>
        </w:rPr>
        <w:t xml:space="preserve">isk </w:t>
      </w:r>
    </w:p>
    <w:p w14:paraId="4009D2CE" w14:textId="77777777" w:rsidR="00131593" w:rsidRPr="000A0F64" w:rsidRDefault="00131593"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color w:val="C00000"/>
        </w:rPr>
      </w:pPr>
    </w:p>
    <w:p w14:paraId="53E9103C" w14:textId="19291417" w:rsidR="005C0566" w:rsidRPr="000A0F64" w:rsidRDefault="005C0566"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color w:val="C00000"/>
        </w:rPr>
      </w:pPr>
      <w:r w:rsidRPr="000A0F64">
        <w:rPr>
          <w:rFonts w:eastAsia="Tahoma" w:cs="Times New Roman"/>
          <w:bCs/>
          <w:color w:val="C00000"/>
        </w:rPr>
        <w:t>(</w:t>
      </w:r>
      <w:proofErr w:type="spellStart"/>
      <w:r w:rsidRPr="000A0F64">
        <w:rPr>
          <w:rFonts w:eastAsia="Tahoma" w:cs="Times New Roman"/>
          <w:bCs/>
          <w:i/>
          <w:iCs/>
          <w:color w:val="C00000"/>
        </w:rPr>
        <w:t>i</w:t>
      </w:r>
      <w:proofErr w:type="spellEnd"/>
      <w:r w:rsidRPr="000A0F64">
        <w:rPr>
          <w:rFonts w:eastAsia="Tahoma" w:cs="Times New Roman"/>
          <w:bCs/>
          <w:color w:val="C00000"/>
        </w:rPr>
        <w:t xml:space="preserve">) </w:t>
      </w:r>
      <w:r w:rsidR="0043729C" w:rsidRPr="000A0F64">
        <w:rPr>
          <w:rFonts w:eastAsia="Tahoma" w:cs="Times New Roman"/>
          <w:bCs/>
          <w:color w:val="C00000"/>
        </w:rPr>
        <w:t>Gap analysis</w:t>
      </w:r>
    </w:p>
    <w:p w14:paraId="2F20C11D" w14:textId="12516A37" w:rsidR="001D5A99" w:rsidRPr="000A0F64" w:rsidRDefault="003E4E02"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rPr>
      </w:pPr>
      <w:r w:rsidRPr="000A0F64">
        <w:rPr>
          <w:rFonts w:eastAsia="Tahoma" w:cs="Times New Roman"/>
        </w:rPr>
        <w:t xml:space="preserve">To </w:t>
      </w:r>
      <w:r w:rsidR="009B0D39" w:rsidRPr="000A0F64">
        <w:rPr>
          <w:rFonts w:eastAsia="Tahoma" w:cs="Times New Roman"/>
        </w:rPr>
        <w:t>investigate</w:t>
      </w:r>
      <w:r w:rsidR="001D5A99" w:rsidRPr="000A0F64">
        <w:rPr>
          <w:rFonts w:eastAsia="Tahoma" w:cs="Times New Roman"/>
        </w:rPr>
        <w:t xml:space="preserve"> </w:t>
      </w:r>
      <w:r w:rsidRPr="000A0F64">
        <w:rPr>
          <w:rFonts w:eastAsia="Tahoma" w:cs="Times New Roman"/>
        </w:rPr>
        <w:t xml:space="preserve">climate change </w:t>
      </w:r>
      <w:r w:rsidR="001D5A99" w:rsidRPr="000A0F64">
        <w:rPr>
          <w:rFonts w:eastAsia="Tahoma" w:cs="Times New Roman"/>
        </w:rPr>
        <w:t xml:space="preserve">risk </w:t>
      </w:r>
      <w:r w:rsidRPr="000A0F64">
        <w:rPr>
          <w:rFonts w:eastAsia="Tahoma" w:cs="Times New Roman"/>
        </w:rPr>
        <w:t>and adaptation gaps to</w:t>
      </w:r>
      <w:r w:rsidR="001D5A99" w:rsidRPr="000A0F64">
        <w:rPr>
          <w:rFonts w:eastAsia="Tahoma" w:cs="Times New Roman"/>
        </w:rPr>
        <w:t xml:space="preserve"> </w:t>
      </w:r>
      <w:r w:rsidRPr="000A0F64">
        <w:rPr>
          <w:rFonts w:eastAsia="Tahoma" w:cs="Times New Roman"/>
        </w:rPr>
        <w:t>socio-ecological</w:t>
      </w:r>
      <w:r w:rsidR="001D5A99" w:rsidRPr="000A0F64">
        <w:rPr>
          <w:rFonts w:eastAsia="Tahoma" w:cs="Times New Roman"/>
        </w:rPr>
        <w:t xml:space="preserve"> systems </w:t>
      </w:r>
      <w:r w:rsidRPr="000A0F64">
        <w:rPr>
          <w:rFonts w:eastAsia="Tahoma" w:cs="Times New Roman"/>
        </w:rPr>
        <w:t>across</w:t>
      </w:r>
      <w:r w:rsidR="001D5A99" w:rsidRPr="000A0F64">
        <w:rPr>
          <w:rFonts w:eastAsia="Tahoma" w:cs="Times New Roman"/>
        </w:rPr>
        <w:t xml:space="preserve"> subsistence-oriented coastal communities across the WIO, we </w:t>
      </w:r>
      <w:r w:rsidR="00B520B6" w:rsidRPr="000A0F64">
        <w:rPr>
          <w:rFonts w:eastAsia="Tahoma" w:cs="Times New Roman"/>
        </w:rPr>
        <w:t>used</w:t>
      </w:r>
      <w:r w:rsidR="001D5A99" w:rsidRPr="000A0F64">
        <w:rPr>
          <w:rFonts w:eastAsia="Tahoma" w:cs="Times New Roman"/>
        </w:rPr>
        <w:t xml:space="preserve"> </w:t>
      </w:r>
      <w:r w:rsidR="00E53B03" w:rsidRPr="000A0F64">
        <w:rPr>
          <w:rFonts w:eastAsia="Tahoma" w:cs="Times New Roman"/>
        </w:rPr>
        <w:t xml:space="preserve">a </w:t>
      </w:r>
      <w:r w:rsidR="001D5A99" w:rsidRPr="000A0F64">
        <w:rPr>
          <w:rFonts w:eastAsia="Tahoma" w:cs="Times New Roman"/>
        </w:rPr>
        <w:t>conceptual framework where residual risk (</w:t>
      </w:r>
      <w:r w:rsidR="001D5A99" w:rsidRPr="000A0F64">
        <w:rPr>
          <w:rFonts w:eastAsia="Tahoma" w:cs="Times New Roman"/>
          <w:b/>
          <w:bCs/>
          <w:i/>
          <w:iCs/>
        </w:rPr>
        <w:t>R</w:t>
      </w:r>
      <w:r w:rsidR="00B520B6" w:rsidRPr="000A0F64">
        <w:rPr>
          <w:rFonts w:eastAsia="Tahoma" w:cs="Times New Roman"/>
          <w:b/>
          <w:bCs/>
          <w:i/>
          <w:iCs/>
        </w:rPr>
        <w:t>R</w:t>
      </w:r>
      <w:r w:rsidR="00E6505B" w:rsidRPr="000A0F64">
        <w:rPr>
          <w:rFonts w:eastAsia="Tahoma" w:cs="Times New Roman"/>
        </w:rPr>
        <w:t>, i.e.</w:t>
      </w:r>
      <w:r w:rsidR="009B58AA" w:rsidRPr="000A0F64">
        <w:rPr>
          <w:rFonts w:eastAsia="Tahoma" w:cs="Times New Roman"/>
        </w:rPr>
        <w:t>,</w:t>
      </w:r>
      <w:r w:rsidR="00E6505B" w:rsidRPr="000A0F64">
        <w:rPr>
          <w:rFonts w:eastAsia="Tahoma" w:cs="Times New Roman"/>
        </w:rPr>
        <w:t xml:space="preserve"> </w:t>
      </w:r>
      <w:r w:rsidR="009B58AA" w:rsidRPr="000A0F64">
        <w:rPr>
          <w:rFonts w:eastAsia="Tahoma" w:cs="Times New Roman"/>
        </w:rPr>
        <w:t xml:space="preserve">the </w:t>
      </w:r>
      <w:r w:rsidR="00E6505B" w:rsidRPr="000A0F64">
        <w:rPr>
          <w:rFonts w:eastAsia="Tahoma" w:cs="Times New Roman"/>
        </w:rPr>
        <w:t>risk that remains despite adap</w:t>
      </w:r>
      <w:r w:rsidR="009B58AA" w:rsidRPr="000A0F64">
        <w:rPr>
          <w:rFonts w:eastAsia="Tahoma" w:cs="Times New Roman"/>
        </w:rPr>
        <w:t>ta</w:t>
      </w:r>
      <w:r w:rsidR="00E6505B" w:rsidRPr="000A0F64">
        <w:rPr>
          <w:rFonts w:eastAsia="Tahoma" w:cs="Times New Roman"/>
        </w:rPr>
        <w:t>tion [IPCC, 2023]</w:t>
      </w:r>
      <w:r w:rsidR="001D5A99" w:rsidRPr="000A0F64">
        <w:rPr>
          <w:rFonts w:eastAsia="Tahoma" w:cs="Times New Roman"/>
        </w:rPr>
        <w:t>) is a function of</w:t>
      </w:r>
      <w:r w:rsidR="00966DE4" w:rsidRPr="000A0F64">
        <w:rPr>
          <w:rFonts w:eastAsia="Tahoma" w:cs="Times New Roman"/>
        </w:rPr>
        <w:t xml:space="preserve"> </w:t>
      </w:r>
      <w:r w:rsidR="00355C08" w:rsidRPr="000A0F64">
        <w:rPr>
          <w:rFonts w:eastAsia="Tahoma" w:cs="Times New Roman"/>
        </w:rPr>
        <w:t>i</w:t>
      </w:r>
      <w:r w:rsidR="00B520B6" w:rsidRPr="000A0F64">
        <w:rPr>
          <w:rFonts w:eastAsia="Tahoma" w:cs="Times New Roman"/>
        </w:rPr>
        <w:t>nherent risk (</w:t>
      </w:r>
      <w:r w:rsidR="00B520B6" w:rsidRPr="000A0F64">
        <w:rPr>
          <w:rFonts w:eastAsia="Tahoma" w:cs="Times New Roman"/>
          <w:b/>
          <w:bCs/>
          <w:i/>
          <w:iCs/>
        </w:rPr>
        <w:t>IR</w:t>
      </w:r>
      <w:r w:rsidR="00B520B6" w:rsidRPr="000A0F64">
        <w:rPr>
          <w:rFonts w:eastAsia="Tahoma" w:cs="Times New Roman"/>
        </w:rPr>
        <w:t xml:space="preserve">) </w:t>
      </w:r>
      <w:r w:rsidR="00B46CEE" w:rsidRPr="000A0F64">
        <w:rPr>
          <w:rFonts w:eastAsia="Tahoma" w:cs="Times New Roman"/>
        </w:rPr>
        <w:t>minus</w:t>
      </w:r>
      <w:r w:rsidR="001D5A99" w:rsidRPr="000A0F64">
        <w:rPr>
          <w:rFonts w:eastAsia="Tahoma" w:cs="Times New Roman"/>
        </w:rPr>
        <w:t xml:space="preserve"> impact controls </w:t>
      </w:r>
      <w:r w:rsidR="00B46CEE" w:rsidRPr="000A0F64">
        <w:rPr>
          <w:rFonts w:eastAsia="Tahoma" w:cs="Times New Roman"/>
        </w:rPr>
        <w:t xml:space="preserve">potential </w:t>
      </w:r>
      <w:r w:rsidR="001D5A99" w:rsidRPr="000A0F64">
        <w:rPr>
          <w:rFonts w:eastAsia="Tahoma" w:cs="Times New Roman"/>
        </w:rPr>
        <w:t>(</w:t>
      </w:r>
      <w:r w:rsidR="001D5A99" w:rsidRPr="000A0F64">
        <w:rPr>
          <w:rFonts w:eastAsia="Tahoma" w:cs="Times New Roman"/>
          <w:b/>
          <w:bCs/>
          <w:i/>
          <w:iCs/>
        </w:rPr>
        <w:t>C</w:t>
      </w:r>
      <w:r w:rsidR="001D5A99" w:rsidRPr="000A0F64">
        <w:rPr>
          <w:rFonts w:eastAsia="Tahoma" w:cs="Times New Roman"/>
        </w:rPr>
        <w:t>)</w:t>
      </w:r>
      <w:r w:rsidR="00966DE4" w:rsidRPr="000A0F64">
        <w:rPr>
          <w:rFonts w:eastAsia="Tahoma" w:cs="Times New Roman"/>
        </w:rPr>
        <w:t xml:space="preserve">, </w:t>
      </w:r>
      <w:r w:rsidR="001D5A99" w:rsidRPr="000A0F64">
        <w:rPr>
          <w:rFonts w:eastAsia="Tahoma" w:cs="Times New Roman"/>
        </w:rPr>
        <w:t>expressed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21"/>
      </w:tblGrid>
      <w:tr w:rsidR="001D5A99" w:rsidRPr="000A0F64" w14:paraId="757B5EB9" w14:textId="77777777" w:rsidTr="00174B5E">
        <w:trPr>
          <w:cantSplit/>
          <w:trHeight w:val="113"/>
        </w:trPr>
        <w:tc>
          <w:tcPr>
            <w:tcW w:w="8500" w:type="dxa"/>
            <w:vAlign w:val="center"/>
          </w:tcPr>
          <w:p w14:paraId="169D3DEB" w14:textId="381770DE" w:rsidR="001D5A99" w:rsidRPr="000A0F64" w:rsidRDefault="00000000" w:rsidP="00183C21">
            <w:pPr>
              <w:spacing w:line="360" w:lineRule="auto"/>
              <w:jc w:val="center"/>
              <w:rPr>
                <w:rFonts w:eastAsia="Tahoma" w:cs="Times New Roman"/>
              </w:rPr>
            </w:pPr>
            <m:oMathPara>
              <m:oMath>
                <m:sSub>
                  <m:sSubPr>
                    <m:ctrlPr>
                      <w:rPr>
                        <w:rFonts w:ascii="Cambria Math" w:eastAsia="Tahoma" w:hAnsi="Cambria Math" w:cs="Times New Roman"/>
                        <w:i/>
                      </w:rPr>
                    </m:ctrlPr>
                  </m:sSubPr>
                  <m:e>
                    <m:r>
                      <w:rPr>
                        <w:rFonts w:ascii="Cambria Math" w:eastAsia="Tahoma" w:hAnsi="Cambria Math" w:cs="Times New Roman"/>
                      </w:rPr>
                      <m:t>RR</m:t>
                    </m:r>
                  </m:e>
                  <m:sub>
                    <m:r>
                      <w:rPr>
                        <w:rFonts w:ascii="Cambria Math" w:eastAsia="Tahoma" w:hAnsi="Cambria Math" w:cs="Times New Roman"/>
                      </w:rPr>
                      <m:t>v</m:t>
                    </m:r>
                  </m:sub>
                </m:sSub>
                <m:r>
                  <w:rPr>
                    <w:rFonts w:ascii="Cambria Math" w:eastAsia="Tahoma" w:hAnsi="Cambria Math" w:cs="Times New Roman"/>
                  </w:rPr>
                  <m:t>= IR-C</m:t>
                </m:r>
              </m:oMath>
            </m:oMathPara>
          </w:p>
        </w:tc>
        <w:tc>
          <w:tcPr>
            <w:tcW w:w="521" w:type="dxa"/>
            <w:vAlign w:val="center"/>
          </w:tcPr>
          <w:p w14:paraId="295D25AE" w14:textId="42D3BD71" w:rsidR="001D5A99" w:rsidRPr="000A0F64" w:rsidRDefault="001D5A99" w:rsidP="00183C21">
            <w:pPr>
              <w:spacing w:line="360" w:lineRule="auto"/>
              <w:jc w:val="center"/>
              <w:rPr>
                <w:rFonts w:eastAsia="Tahoma" w:cs="Times New Roman"/>
              </w:rPr>
            </w:pPr>
            <w:r w:rsidRPr="000A0F64">
              <w:rPr>
                <w:rFonts w:eastAsia="Tahoma" w:cs="Times New Roman"/>
              </w:rPr>
              <w:t>(</w:t>
            </w:r>
            <w:r w:rsidR="00012674" w:rsidRPr="000A0F64">
              <w:rPr>
                <w:rFonts w:eastAsia="Tahoma" w:cs="Times New Roman"/>
              </w:rPr>
              <w:t>2</w:t>
            </w:r>
            <w:r w:rsidRPr="000A0F64">
              <w:rPr>
                <w:rFonts w:eastAsia="Tahoma" w:cs="Times New Roman"/>
              </w:rPr>
              <w:t>)</w:t>
            </w:r>
          </w:p>
        </w:tc>
      </w:tr>
    </w:tbl>
    <w:p w14:paraId="18EDC93C" w14:textId="77777777" w:rsidR="00B520B6" w:rsidRPr="000A0F64" w:rsidRDefault="00B520B6"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rPr>
      </w:pPr>
      <w:r w:rsidRPr="000A0F64">
        <w:rPr>
          <w:rFonts w:eastAsia="Tahoma" w:cs="Times New Roman"/>
          <w:bCs/>
        </w:rPr>
        <w:t xml:space="preserve">We </w:t>
      </w:r>
      <w:r w:rsidR="00E53B03" w:rsidRPr="000A0F64">
        <w:rPr>
          <w:rFonts w:eastAsia="Tahoma" w:cs="Times New Roman"/>
          <w:bCs/>
        </w:rPr>
        <w:t>model</w:t>
      </w:r>
      <w:r w:rsidRPr="000A0F64">
        <w:rPr>
          <w:rFonts w:eastAsia="Tahoma" w:cs="Times New Roman"/>
          <w:b/>
        </w:rPr>
        <w:t xml:space="preserve"> </w:t>
      </w:r>
      <w:r w:rsidRPr="000A0F64">
        <w:rPr>
          <w:rFonts w:eastAsia="Tahoma" w:cs="Times New Roman"/>
          <w:bCs/>
        </w:rPr>
        <w:t>inherent risk using</w:t>
      </w:r>
      <w:r w:rsidRPr="000A0F64">
        <w:rPr>
          <w:rFonts w:eastAsia="Tahoma" w:cs="Times New Roman"/>
          <w:bCs/>
          <w:i/>
          <w:iCs/>
        </w:rPr>
        <w:t xml:space="preserve"> </w:t>
      </w:r>
      <w:r w:rsidRPr="000A0F64">
        <w:rPr>
          <w:rFonts w:eastAsia="Tahoma" w:cs="Times New Roman"/>
          <w:bCs/>
        </w:rPr>
        <w:t>the IPCC framework</w:t>
      </w:r>
      <w:r w:rsidR="00880C24" w:rsidRPr="000A0F64">
        <w:rPr>
          <w:rFonts w:eastAsia="Tahoma" w:cs="Times New Roman"/>
          <w:bCs/>
        </w:rPr>
        <w:t>,</w:t>
      </w:r>
      <w:r w:rsidRPr="000A0F64">
        <w:rPr>
          <w:rFonts w:eastAsia="Tahoma" w:cs="Times New Roman"/>
          <w:bCs/>
        </w:rPr>
        <w:t xml:space="preserve"> where</w:t>
      </w:r>
      <w:r w:rsidRPr="000A0F64">
        <w:rPr>
          <w:rFonts w:eastAsia="Tahoma" w:cs="Times New Roman"/>
          <w:b/>
        </w:rPr>
        <w:t xml:space="preserve"> </w:t>
      </w:r>
      <w:r w:rsidRPr="000A0F64">
        <w:rPr>
          <w:rFonts w:eastAsia="Tahoma" w:cs="Times New Roman"/>
          <w:bCs/>
        </w:rPr>
        <w:t>risk</w:t>
      </w:r>
      <w:r w:rsidRPr="000A0F64">
        <w:rPr>
          <w:rFonts w:eastAsia="Tahoma" w:cs="Times New Roman"/>
          <w:b/>
          <w:i/>
          <w:iCs/>
        </w:rPr>
        <w:t xml:space="preserve"> </w:t>
      </w:r>
      <w:r w:rsidR="00966DE4" w:rsidRPr="000A0F64">
        <w:rPr>
          <w:rFonts w:eastAsia="Tahoma" w:cs="Times New Roman"/>
          <w:bCs/>
        </w:rPr>
        <w:t>is a function of exposure (</w:t>
      </w:r>
      <w:r w:rsidR="00966DE4" w:rsidRPr="000A0F64">
        <w:rPr>
          <w:rFonts w:eastAsia="Tahoma" w:cs="Times New Roman"/>
          <w:b/>
          <w:i/>
          <w:iCs/>
        </w:rPr>
        <w:t>E</w:t>
      </w:r>
      <w:r w:rsidR="00966DE4" w:rsidRPr="000A0F64">
        <w:rPr>
          <w:rFonts w:eastAsia="Tahoma" w:cs="Times New Roman"/>
          <w:bCs/>
        </w:rPr>
        <w:t>)</w:t>
      </w:r>
      <w:r w:rsidRPr="000A0F64">
        <w:rPr>
          <w:rFonts w:eastAsia="Tahoma" w:cs="Times New Roman"/>
          <w:bCs/>
        </w:rPr>
        <w:t xml:space="preserve">, </w:t>
      </w:r>
      <w:r w:rsidR="00966DE4" w:rsidRPr="000A0F64">
        <w:rPr>
          <w:rFonts w:eastAsia="Tahoma" w:cs="Times New Roman"/>
          <w:bCs/>
        </w:rPr>
        <w:t>hazards (</w:t>
      </w:r>
      <w:r w:rsidR="00966DE4" w:rsidRPr="000A0F64">
        <w:rPr>
          <w:rFonts w:eastAsia="Tahoma" w:cs="Times New Roman"/>
          <w:b/>
          <w:i/>
          <w:iCs/>
        </w:rPr>
        <w:t>H</w:t>
      </w:r>
      <w:r w:rsidR="00966DE4" w:rsidRPr="000A0F64">
        <w:rPr>
          <w:rFonts w:eastAsia="Tahoma" w:cs="Times New Roman"/>
          <w:bCs/>
        </w:rPr>
        <w:t>)</w:t>
      </w:r>
      <w:r w:rsidRPr="000A0F64">
        <w:rPr>
          <w:rFonts w:eastAsia="Tahoma" w:cs="Times New Roman"/>
          <w:bCs/>
        </w:rPr>
        <w:t>, and vulnerability (</w:t>
      </w:r>
      <w:r w:rsidRPr="000A0F64">
        <w:rPr>
          <w:rFonts w:eastAsia="Tahoma" w:cs="Times New Roman"/>
          <w:b/>
          <w:i/>
          <w:iCs/>
        </w:rPr>
        <w:t>V</w:t>
      </w:r>
      <w:r w:rsidRPr="000A0F64">
        <w:rPr>
          <w:rFonts w:eastAsia="Tahoma" w:cs="Times New Roman"/>
          <w:bCs/>
        </w:rPr>
        <w:t>)</w:t>
      </w:r>
      <w:r w:rsidR="00966DE4" w:rsidRPr="000A0F64">
        <w:rPr>
          <w:rFonts w:eastAsia="Tahoma" w:cs="Times New Roman"/>
          <w:b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21"/>
      </w:tblGrid>
      <w:tr w:rsidR="00B520B6" w:rsidRPr="000A0F64" w14:paraId="56F14EAC" w14:textId="77777777" w:rsidTr="00174B5E">
        <w:trPr>
          <w:cantSplit/>
          <w:trHeight w:val="70"/>
        </w:trPr>
        <w:tc>
          <w:tcPr>
            <w:tcW w:w="8500" w:type="dxa"/>
            <w:vAlign w:val="center"/>
          </w:tcPr>
          <w:p w14:paraId="754DB72B" w14:textId="37B9ADA2" w:rsidR="00B520B6" w:rsidRPr="000A0F64" w:rsidRDefault="00000000" w:rsidP="00183C21">
            <w:pPr>
              <w:spacing w:line="360" w:lineRule="auto"/>
              <w:jc w:val="center"/>
              <w:rPr>
                <w:rFonts w:eastAsia="Tahoma" w:cs="Times New Roman"/>
              </w:rPr>
            </w:pPr>
            <m:oMath>
              <m:sSub>
                <m:sSubPr>
                  <m:ctrlPr>
                    <w:rPr>
                      <w:rFonts w:ascii="Cambria Math" w:eastAsia="Tahoma" w:hAnsi="Cambria Math" w:cs="Times New Roman"/>
                      <w:i/>
                    </w:rPr>
                  </m:ctrlPr>
                </m:sSubPr>
                <m:e>
                  <m:r>
                    <w:rPr>
                      <w:rFonts w:ascii="Cambria Math" w:eastAsia="Tahoma" w:hAnsi="Cambria Math" w:cs="Times New Roman"/>
                    </w:rPr>
                    <m:t>RR</m:t>
                  </m:r>
                </m:e>
                <m:sub>
                  <m:r>
                    <w:rPr>
                      <w:rFonts w:ascii="Cambria Math" w:eastAsia="Tahoma" w:hAnsi="Cambria Math" w:cs="Times New Roman"/>
                    </w:rPr>
                    <m:t>v</m:t>
                  </m:r>
                </m:sub>
              </m:sSub>
              <m:r>
                <w:rPr>
                  <w:rFonts w:ascii="Cambria Math" w:eastAsia="Tahoma" w:hAnsi="Cambria Math" w:cs="Times New Roman"/>
                </w:rPr>
                <m:t>=</m:t>
              </m:r>
              <m:d>
                <m:dPr>
                  <m:ctrlPr>
                    <w:rPr>
                      <w:rFonts w:ascii="Cambria Math" w:eastAsia="Tahoma" w:hAnsi="Cambria Math" w:cs="Times New Roman"/>
                      <w:i/>
                    </w:rPr>
                  </m:ctrlPr>
                </m:dPr>
                <m:e>
                  <m:r>
                    <w:rPr>
                      <w:rFonts w:ascii="Cambria Math" w:eastAsia="Tahoma" w:hAnsi="Cambria Math" w:cs="Times New Roman"/>
                    </w:rPr>
                    <m:t xml:space="preserve">H×E ×V </m:t>
                  </m:r>
                </m:e>
              </m:d>
              <m:r>
                <w:rPr>
                  <w:rFonts w:ascii="Cambria Math" w:eastAsia="Tahoma" w:hAnsi="Cambria Math" w:cs="Times New Roman"/>
                </w:rPr>
                <m:t>+(1-</m:t>
              </m:r>
              <w:commentRangeStart w:id="221"/>
              <w:commentRangeStart w:id="222"/>
              <w:commentRangeStart w:id="223"/>
              <m:r>
                <w:rPr>
                  <w:rFonts w:ascii="Cambria Math" w:eastAsia="Tahoma" w:hAnsi="Cambria Math" w:cs="Times New Roman"/>
                </w:rPr>
                <m:t>C</m:t>
              </m:r>
              <w:commentRangeEnd w:id="221"/>
              <m:r>
                <m:rPr>
                  <m:sty m:val="p"/>
                </m:rPr>
                <w:rPr>
                  <w:rStyle w:val="CommentReference"/>
                  <w:rFonts w:ascii="Cambria Math" w:hAnsi="Cambria Math" w:cs="Times New Roman"/>
                  <w:sz w:val="22"/>
                  <w:szCs w:val="22"/>
                </w:rPr>
                <w:commentReference w:id="221"/>
              </m:r>
              <w:commentRangeEnd w:id="222"/>
              <m:r>
                <m:rPr>
                  <m:sty m:val="p"/>
                </m:rPr>
                <w:rPr>
                  <w:rStyle w:val="CommentReference"/>
                  <w:rFonts w:ascii="Cambria Math" w:hAnsi="Cambria Math" w:cs="Times New Roman"/>
                  <w:sz w:val="22"/>
                  <w:szCs w:val="22"/>
                </w:rPr>
                <w:commentReference w:id="222"/>
              </m:r>
              <w:commentRangeEnd w:id="223"/>
              <m:r>
                <m:rPr>
                  <m:sty m:val="p"/>
                </m:rPr>
                <w:rPr>
                  <w:rStyle w:val="CommentReference"/>
                  <w:rFonts w:ascii="Cambria Math" w:hAnsi="Cambria Math" w:cs="Times New Roman"/>
                  <w:sz w:val="22"/>
                  <w:szCs w:val="22"/>
                </w:rPr>
                <w:commentReference w:id="223"/>
              </m:r>
            </m:oMath>
            <w:r w:rsidR="00D44A7F" w:rsidRPr="000A0F64">
              <w:rPr>
                <w:rFonts w:eastAsia="Tahoma" w:cs="Times New Roman"/>
              </w:rPr>
              <w:t>)</w:t>
            </w:r>
          </w:p>
        </w:tc>
        <w:tc>
          <w:tcPr>
            <w:tcW w:w="521" w:type="dxa"/>
            <w:vAlign w:val="center"/>
          </w:tcPr>
          <w:p w14:paraId="4178EB8D" w14:textId="26A2669B" w:rsidR="00B520B6" w:rsidRPr="000A0F64" w:rsidRDefault="00B520B6" w:rsidP="00183C21">
            <w:pPr>
              <w:spacing w:line="360" w:lineRule="auto"/>
              <w:jc w:val="center"/>
              <w:rPr>
                <w:rFonts w:eastAsia="Tahoma" w:cs="Times New Roman"/>
              </w:rPr>
            </w:pPr>
            <w:r w:rsidRPr="000A0F64">
              <w:rPr>
                <w:rFonts w:eastAsia="Tahoma" w:cs="Times New Roman"/>
              </w:rPr>
              <w:t>(</w:t>
            </w:r>
            <w:r w:rsidR="00012674" w:rsidRPr="000A0F64">
              <w:rPr>
                <w:rFonts w:eastAsia="Tahoma" w:cs="Times New Roman"/>
              </w:rPr>
              <w:t>3</w:t>
            </w:r>
            <w:r w:rsidRPr="000A0F64">
              <w:rPr>
                <w:rFonts w:eastAsia="Tahoma" w:cs="Times New Roman"/>
              </w:rPr>
              <w:t>)</w:t>
            </w:r>
          </w:p>
        </w:tc>
      </w:tr>
    </w:tbl>
    <w:p w14:paraId="0263FD25" w14:textId="77777777" w:rsidR="001D5A99" w:rsidRPr="000A0F64" w:rsidRDefault="001D5A99"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rPr>
      </w:pPr>
      <w:r w:rsidRPr="000A0F64">
        <w:rPr>
          <w:rFonts w:eastAsia="Tahoma" w:cs="Times New Roman"/>
        </w:rPr>
        <w:t>Given that vulnerability systems are those that are highly sensitive (</w:t>
      </w:r>
      <w:r w:rsidRPr="000A0F64">
        <w:rPr>
          <w:rFonts w:eastAsia="Tahoma" w:cs="Times New Roman"/>
          <w:b/>
          <w:bCs/>
          <w:i/>
          <w:iCs/>
        </w:rPr>
        <w:t>S</w:t>
      </w:r>
      <w:r w:rsidRPr="000A0F64">
        <w:rPr>
          <w:rFonts w:eastAsia="Tahoma" w:cs="Times New Roman"/>
        </w:rPr>
        <w:t>) [directly related] and are less likely to adaptive (</w:t>
      </w:r>
      <w:r w:rsidRPr="000A0F64">
        <w:rPr>
          <w:rFonts w:eastAsia="Tahoma" w:cs="Times New Roman"/>
          <w:b/>
          <w:bCs/>
          <w:i/>
          <w:iCs/>
        </w:rPr>
        <w:t>A</w:t>
      </w:r>
      <w:r w:rsidRPr="000A0F64">
        <w:rPr>
          <w:rFonts w:eastAsia="Tahoma" w:cs="Times New Roman"/>
        </w:rPr>
        <w:t>) [inversely related], we arranged equation 1 into equation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521"/>
      </w:tblGrid>
      <w:tr w:rsidR="001D5A99" w:rsidRPr="000A0F64" w14:paraId="111B7CAE" w14:textId="77777777" w:rsidTr="0079194A">
        <w:trPr>
          <w:cantSplit/>
          <w:trHeight w:val="80"/>
        </w:trPr>
        <w:tc>
          <w:tcPr>
            <w:tcW w:w="8500" w:type="dxa"/>
            <w:vAlign w:val="center"/>
          </w:tcPr>
          <w:p w14:paraId="50F3340E" w14:textId="4E5F4439" w:rsidR="001D5A99" w:rsidRPr="000A0F64" w:rsidRDefault="00000000" w:rsidP="00183C21">
            <w:pPr>
              <w:spacing w:line="360" w:lineRule="auto"/>
              <w:jc w:val="center"/>
              <w:rPr>
                <w:rFonts w:eastAsia="Tahoma" w:cs="Times New Roman"/>
              </w:rPr>
            </w:pPr>
            <m:oMathPara>
              <m:oMath>
                <m:sSub>
                  <m:sSubPr>
                    <m:ctrlPr>
                      <w:rPr>
                        <w:rFonts w:ascii="Cambria Math" w:eastAsia="Tahoma" w:hAnsi="Cambria Math" w:cs="Times New Roman"/>
                        <w:i/>
                      </w:rPr>
                    </m:ctrlPr>
                  </m:sSubPr>
                  <m:e>
                    <m:r>
                      <w:rPr>
                        <w:rFonts w:ascii="Cambria Math" w:eastAsia="Tahoma" w:hAnsi="Cambria Math" w:cs="Times New Roman"/>
                      </w:rPr>
                      <m:t>RR</m:t>
                    </m:r>
                  </m:e>
                  <m:sub>
                    <m:r>
                      <w:rPr>
                        <w:rFonts w:ascii="Cambria Math" w:eastAsia="Tahoma" w:hAnsi="Cambria Math" w:cs="Times New Roman"/>
                      </w:rPr>
                      <m:t>v</m:t>
                    </m:r>
                  </m:sub>
                </m:sSub>
                <m:r>
                  <w:rPr>
                    <w:rFonts w:ascii="Cambria Math" w:eastAsia="Tahoma" w:hAnsi="Cambria Math" w:cs="Times New Roman"/>
                  </w:rPr>
                  <m:t>=</m:t>
                </m:r>
                <m:d>
                  <m:dPr>
                    <m:ctrlPr>
                      <w:rPr>
                        <w:rFonts w:ascii="Cambria Math" w:eastAsia="Tahoma" w:hAnsi="Cambria Math" w:cs="Times New Roman"/>
                        <w:i/>
                      </w:rPr>
                    </m:ctrlPr>
                  </m:dPr>
                  <m:e>
                    <m:f>
                      <m:fPr>
                        <m:ctrlPr>
                          <w:rPr>
                            <w:rFonts w:ascii="Cambria Math" w:eastAsia="Tahoma" w:hAnsi="Cambria Math" w:cs="Times New Roman"/>
                            <w:i/>
                          </w:rPr>
                        </m:ctrlPr>
                      </m:fPr>
                      <m:num>
                        <m:r>
                          <w:rPr>
                            <w:rFonts w:ascii="Cambria Math" w:eastAsia="Tahoma" w:hAnsi="Cambria Math" w:cs="Times New Roman"/>
                          </w:rPr>
                          <m:t>I×S</m:t>
                        </m:r>
                      </m:num>
                      <m:den>
                        <m:r>
                          <w:rPr>
                            <w:rFonts w:ascii="Cambria Math" w:eastAsia="Tahoma" w:hAnsi="Cambria Math" w:cs="Times New Roman"/>
                          </w:rPr>
                          <m:t>A</m:t>
                        </m:r>
                      </m:den>
                    </m:f>
                  </m:e>
                </m:d>
                <m:r>
                  <w:rPr>
                    <w:rFonts w:ascii="Cambria Math" w:eastAsia="Tahoma" w:hAnsi="Cambria Math" w:cs="Times New Roman"/>
                  </w:rPr>
                  <m:t>+(1-C)</m:t>
                </m:r>
              </m:oMath>
            </m:oMathPara>
          </w:p>
        </w:tc>
        <w:tc>
          <w:tcPr>
            <w:tcW w:w="521" w:type="dxa"/>
            <w:vAlign w:val="center"/>
          </w:tcPr>
          <w:p w14:paraId="1D20DF19" w14:textId="1A2F09D3" w:rsidR="001D5A99" w:rsidRPr="000A0F64" w:rsidRDefault="001D5A99" w:rsidP="00183C21">
            <w:pPr>
              <w:spacing w:line="360" w:lineRule="auto"/>
              <w:jc w:val="center"/>
              <w:rPr>
                <w:rFonts w:eastAsia="Tahoma" w:cs="Times New Roman"/>
              </w:rPr>
            </w:pPr>
            <w:r w:rsidRPr="000A0F64">
              <w:rPr>
                <w:rFonts w:eastAsia="Tahoma" w:cs="Times New Roman"/>
              </w:rPr>
              <w:t>(</w:t>
            </w:r>
            <w:r w:rsidR="00012674" w:rsidRPr="000A0F64">
              <w:rPr>
                <w:rFonts w:eastAsia="Tahoma" w:cs="Times New Roman"/>
              </w:rPr>
              <w:t>4</w:t>
            </w:r>
            <w:r w:rsidRPr="000A0F64">
              <w:rPr>
                <w:rFonts w:eastAsia="Tahoma" w:cs="Times New Roman"/>
              </w:rPr>
              <w:t>)</w:t>
            </w:r>
          </w:p>
        </w:tc>
      </w:tr>
    </w:tbl>
    <w:p w14:paraId="668AD455" w14:textId="77777777" w:rsidR="00B75FA7" w:rsidRPr="000A0F64" w:rsidRDefault="00B75FA7"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highlight w:val="yellow"/>
          <w:u w:val="single"/>
        </w:rPr>
      </w:pPr>
    </w:p>
    <w:p w14:paraId="7700B8C3" w14:textId="417E72DC" w:rsidR="007867E2" w:rsidRPr="000A0F64" w:rsidRDefault="00BA606C"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color w:val="C00000"/>
        </w:rPr>
      </w:pPr>
      <w:r w:rsidRPr="000A0F64">
        <w:rPr>
          <w:rFonts w:eastAsia="Tahoma" w:cs="Times New Roman"/>
          <w:bCs/>
          <w:color w:val="C00000"/>
          <w:u w:val="single"/>
        </w:rPr>
        <w:t>(</w:t>
      </w:r>
      <w:r w:rsidRPr="000A0F64">
        <w:rPr>
          <w:rFonts w:eastAsia="Tahoma" w:cs="Times New Roman"/>
          <w:bCs/>
          <w:i/>
          <w:iCs/>
          <w:color w:val="C00000"/>
          <w:u w:val="single"/>
        </w:rPr>
        <w:t>ii</w:t>
      </w:r>
      <w:r w:rsidRPr="000A0F64">
        <w:rPr>
          <w:rFonts w:eastAsia="Tahoma" w:cs="Times New Roman"/>
          <w:bCs/>
          <w:color w:val="C00000"/>
          <w:u w:val="single"/>
        </w:rPr>
        <w:t xml:space="preserve">) </w:t>
      </w:r>
      <w:r w:rsidR="00FC5AB9" w:rsidRPr="000A0F64">
        <w:rPr>
          <w:rFonts w:eastAsia="Tahoma" w:cs="Times New Roman"/>
          <w:bCs/>
          <w:color w:val="C00000"/>
          <w:u w:val="single"/>
        </w:rPr>
        <w:t xml:space="preserve">Impacts </w:t>
      </w:r>
      <w:r w:rsidR="00EB79DC" w:rsidRPr="000A0F64">
        <w:rPr>
          <w:rFonts w:eastAsia="Tahoma" w:cs="Times New Roman"/>
          <w:bCs/>
          <w:color w:val="C00000"/>
          <w:u w:val="single"/>
        </w:rPr>
        <w:t>(</w:t>
      </w:r>
      <w:r w:rsidR="00EB79DC" w:rsidRPr="000A0F64">
        <w:rPr>
          <w:rFonts w:eastAsia="Tahoma" w:cs="Times New Roman"/>
          <w:bCs/>
          <w:i/>
          <w:iCs/>
          <w:color w:val="C00000"/>
          <w:u w:val="single"/>
        </w:rPr>
        <w:t>I</w:t>
      </w:r>
      <w:r w:rsidR="00EB79DC" w:rsidRPr="000A0F64">
        <w:rPr>
          <w:rFonts w:eastAsia="Tahoma" w:cs="Times New Roman"/>
          <w:bCs/>
          <w:color w:val="C00000"/>
          <w:u w:val="single"/>
        </w:rPr>
        <w:t xml:space="preserve">) </w:t>
      </w:r>
      <w:r w:rsidR="0099432F" w:rsidRPr="000A0F64">
        <w:rPr>
          <w:rFonts w:eastAsia="Tahoma" w:cs="Times New Roman"/>
          <w:bCs/>
          <w:color w:val="C00000"/>
          <w:u w:val="single"/>
        </w:rPr>
        <w:t>= Hazard*</w:t>
      </w:r>
      <w:commentRangeStart w:id="224"/>
      <w:commentRangeStart w:id="225"/>
      <w:commentRangeStart w:id="226"/>
      <w:commentRangeStart w:id="227"/>
      <w:commentRangeStart w:id="228"/>
      <w:r w:rsidR="007867E2" w:rsidRPr="000A0F64">
        <w:rPr>
          <w:rFonts w:eastAsia="Tahoma" w:cs="Times New Roman"/>
          <w:bCs/>
          <w:color w:val="C00000"/>
          <w:u w:val="single"/>
        </w:rPr>
        <w:t>Exposure</w:t>
      </w:r>
      <w:commentRangeEnd w:id="224"/>
      <w:r w:rsidR="007867E2" w:rsidRPr="000A0F64">
        <w:rPr>
          <w:rStyle w:val="CommentReference"/>
          <w:rFonts w:cs="Times New Roman"/>
          <w:bCs/>
          <w:color w:val="C00000"/>
          <w:sz w:val="22"/>
          <w:szCs w:val="22"/>
          <w:u w:val="single"/>
        </w:rPr>
        <w:commentReference w:id="224"/>
      </w:r>
      <w:commentRangeEnd w:id="225"/>
      <w:r w:rsidR="007867E2" w:rsidRPr="000A0F64">
        <w:rPr>
          <w:rStyle w:val="CommentReference"/>
          <w:rFonts w:cs="Times New Roman"/>
          <w:bCs/>
          <w:color w:val="C00000"/>
          <w:sz w:val="22"/>
          <w:szCs w:val="22"/>
        </w:rPr>
        <w:commentReference w:id="225"/>
      </w:r>
      <w:commentRangeEnd w:id="226"/>
      <w:r w:rsidR="007867E2" w:rsidRPr="000A0F64">
        <w:rPr>
          <w:rStyle w:val="CommentReference"/>
          <w:rFonts w:cs="Times New Roman"/>
          <w:bCs/>
          <w:color w:val="C00000"/>
          <w:sz w:val="22"/>
          <w:szCs w:val="22"/>
        </w:rPr>
        <w:commentReference w:id="226"/>
      </w:r>
      <w:commentRangeEnd w:id="227"/>
      <w:r w:rsidR="00697F0A" w:rsidRPr="000A0F64">
        <w:rPr>
          <w:rStyle w:val="CommentReference"/>
          <w:rFonts w:cs="Times New Roman"/>
          <w:bCs/>
          <w:sz w:val="22"/>
          <w:szCs w:val="22"/>
        </w:rPr>
        <w:commentReference w:id="227"/>
      </w:r>
      <w:commentRangeEnd w:id="228"/>
      <w:r w:rsidR="009D47E6" w:rsidRPr="000A0F64">
        <w:rPr>
          <w:rStyle w:val="CommentReference"/>
          <w:rFonts w:cs="Times New Roman"/>
          <w:bCs/>
          <w:sz w:val="22"/>
          <w:szCs w:val="22"/>
        </w:rPr>
        <w:commentReference w:id="228"/>
      </w:r>
    </w:p>
    <w:p w14:paraId="71BD02A7" w14:textId="051D3575" w:rsidR="0075017A" w:rsidRPr="000A0F64" w:rsidRDefault="00A2042D" w:rsidP="00183C21">
      <w:pPr>
        <w:spacing w:line="360" w:lineRule="auto"/>
        <w:rPr>
          <w:rFonts w:eastAsia="Tahoma" w:cs="Times New Roman"/>
        </w:rPr>
      </w:pPr>
      <w:r w:rsidRPr="000A0F64">
        <w:rPr>
          <w:rFonts w:eastAsia="Tahoma" w:cs="Times New Roman"/>
        </w:rPr>
        <w:t>We built a model linking climate hazards and exposed systems to estimate climate change impacts on local communities</w:t>
      </w:r>
      <w:r w:rsidR="000A6E0C" w:rsidRPr="000A0F64">
        <w:rPr>
          <w:rFonts w:eastAsia="Tahoma" w:cs="Times New Roman"/>
        </w:rPr>
        <w:t xml:space="preserve">. </w:t>
      </w:r>
      <w:r w:rsidR="009A4F4D" w:rsidRPr="000A0F64">
        <w:rPr>
          <w:rFonts w:eastAsia="Tahoma" w:cs="Times New Roman"/>
        </w:rPr>
        <w:t xml:space="preserve">Because the compositions, skewness, mean-variance dependency, and extreme values of environmental datasets </w:t>
      </w:r>
      <w:r w:rsidR="00A80D93" w:rsidRPr="000A0F64">
        <w:rPr>
          <w:rFonts w:eastAsia="Tahoma" w:cs="Times New Roman"/>
        </w:rPr>
        <w:t>can notably</w:t>
      </w:r>
      <w:r w:rsidR="009A4F4D" w:rsidRPr="000A0F64">
        <w:rPr>
          <w:rFonts w:eastAsia="Tahoma" w:cs="Times New Roman"/>
        </w:rPr>
        <w:t xml:space="preserve"> influence model building, we transform </w:t>
      </w:r>
      <w:r w:rsidR="009F0556" w:rsidRPr="000A0F64">
        <w:rPr>
          <w:rFonts w:eastAsia="Tahoma" w:cs="Times New Roman"/>
        </w:rPr>
        <w:t>an</w:t>
      </w:r>
      <w:r w:rsidR="00A80D93" w:rsidRPr="000A0F64">
        <w:rPr>
          <w:rFonts w:eastAsia="Tahoma" w:cs="Times New Roman"/>
        </w:rPr>
        <w:t>y</w:t>
      </w:r>
      <w:r w:rsidR="009F0556" w:rsidRPr="000A0F64">
        <w:rPr>
          <w:rFonts w:eastAsia="Tahoma" w:cs="Times New Roman"/>
        </w:rPr>
        <w:t xml:space="preserve"> input feature </w:t>
      </w:r>
      <w:r w:rsidR="009F0556" w:rsidRPr="000A0F64">
        <w:rPr>
          <w:rFonts w:eastAsia="Tahoma" w:cs="Times New Roman"/>
          <w:i/>
          <w:iCs/>
        </w:rPr>
        <w:t xml:space="preserve">F(x) </w:t>
      </w:r>
      <w:r w:rsidR="009A4F4D" w:rsidRPr="000A0F64">
        <w:rPr>
          <w:rFonts w:eastAsia="Tahoma" w:cs="Times New Roman"/>
        </w:rPr>
        <w:t xml:space="preserve">to the quantiles of a standard normal distribution to facilitate direct comparisons of the elastic model across the </w:t>
      </w:r>
      <w:r w:rsidR="0060226C" w:rsidRPr="000A0F64">
        <w:rPr>
          <w:rFonts w:eastAsia="Tahoma" w:cs="Times New Roman"/>
        </w:rPr>
        <w:t>WIO</w:t>
      </w:r>
      <w:r w:rsidR="009A4F4D" w:rsidRPr="000A0F64">
        <w:rPr>
          <w:rFonts w:eastAsia="Tahoma" w:cs="Times New Roman"/>
        </w:rPr>
        <w:t xml:space="preserve">. </w:t>
      </w:r>
      <w:r w:rsidR="0028748F" w:rsidRPr="000A0F64">
        <w:rPr>
          <w:rFonts w:eastAsia="Tahoma" w:cs="Times New Roman"/>
        </w:rPr>
        <w:t xml:space="preserve">This approach has proven robust to modelling and </w:t>
      </w:r>
      <w:r w:rsidR="009A4F4D" w:rsidRPr="000A0F64">
        <w:rPr>
          <w:rFonts w:eastAsia="Tahoma" w:cs="Times New Roman"/>
        </w:rPr>
        <w:t>has been extensively used in environmental studies</w:t>
      </w:r>
      <w:r w:rsidR="00231D9F" w:rsidRPr="000A0F64">
        <w:rPr>
          <w:rFonts w:eastAsia="Tahoma" w:cs="Times New Roman"/>
        </w:rPr>
        <w:t xml:space="preserve"> (</w:t>
      </w:r>
      <w:r w:rsidR="00231D9F" w:rsidRPr="000A0F64">
        <w:rPr>
          <w:rFonts w:eastAsia="Tahoma" w:cs="Times New Roman"/>
          <w:b/>
          <w:bCs/>
        </w:rPr>
        <w:t>Saachi et al., 2021</w:t>
      </w:r>
      <w:r w:rsidR="00231D9F" w:rsidRPr="000A0F64">
        <w:rPr>
          <w:rFonts w:eastAsia="Tahoma" w:cs="Times New Roman"/>
        </w:rPr>
        <w:t>)</w:t>
      </w:r>
      <w:r w:rsidR="009A4F4D" w:rsidRPr="000A0F64">
        <w:rPr>
          <w:rFonts w:eastAsia="Tahoma" w:cs="Times New Roman"/>
        </w:rPr>
        <w:t xml:space="preserve">. </w:t>
      </w:r>
      <w:r w:rsidR="00012674" w:rsidRPr="000A0F64">
        <w:rPr>
          <w:rFonts w:eastAsia="Tahoma" w:cs="Times New Roman"/>
        </w:rPr>
        <w:t xml:space="preserve">Following Saachi et al., we </w:t>
      </w:r>
      <w:r w:rsidR="0028748F" w:rsidRPr="000A0F64">
        <w:rPr>
          <w:rFonts w:eastAsia="Tahoma" w:cs="Times New Roman"/>
        </w:rPr>
        <w:t>derived</w:t>
      </w:r>
      <w:r w:rsidR="003C17A9" w:rsidRPr="000A0F64">
        <w:rPr>
          <w:rFonts w:eastAsia="Tahoma" w:cs="Times New Roman"/>
        </w:rPr>
        <w:t xml:space="preserve"> </w:t>
      </w:r>
      <w:r w:rsidR="0028748F" w:rsidRPr="000A0F64">
        <w:rPr>
          <w:rFonts w:eastAsia="Tahoma" w:cs="Times New Roman"/>
        </w:rPr>
        <w:t xml:space="preserve">the cumulative distribution using </w:t>
      </w:r>
      <w:r w:rsidR="003C17A9" w:rsidRPr="000A0F64">
        <w:rPr>
          <w:rFonts w:eastAsia="Tahoma" w:cs="Times New Roman"/>
        </w:rPr>
        <w:t xml:space="preserve">a non-parametric density </w:t>
      </w:r>
      <w:r w:rsidR="001E41C0" w:rsidRPr="000A0F64">
        <w:rPr>
          <w:rFonts w:eastAsia="Tahoma" w:cs="Times New Roman"/>
        </w:rPr>
        <w:t>estimator.</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0"/>
        <w:gridCol w:w="926"/>
      </w:tblGrid>
      <w:tr w:rsidR="0005269B" w:rsidRPr="000A0F64" w14:paraId="12B8F5C5" w14:textId="77777777" w:rsidTr="003A22BD">
        <w:trPr>
          <w:trHeight w:val="20"/>
        </w:trPr>
        <w:tc>
          <w:tcPr>
            <w:tcW w:w="4487" w:type="pct"/>
          </w:tcPr>
          <w:p w14:paraId="0DB25408" w14:textId="42CA7092" w:rsidR="00012674" w:rsidRPr="000A0F64" w:rsidRDefault="00D40F31" w:rsidP="003A22BD">
            <w:pPr>
              <w:spacing w:line="360" w:lineRule="auto"/>
              <w:rPr>
                <w:rFonts w:eastAsia="Tahoma" w:cs="Times New Roman"/>
              </w:rPr>
            </w:pPr>
            <m:oMathPara>
              <m:oMath>
                <m:r>
                  <w:rPr>
                    <w:rFonts w:ascii="Cambria Math" w:eastAsia="Tahoma" w:hAnsi="Cambria Math" w:cs="Times New Roman"/>
                  </w:rPr>
                  <m:t>F(x)=</m:t>
                </m:r>
                <m:nary>
                  <m:naryPr>
                    <m:limLoc m:val="undOvr"/>
                    <m:ctrlPr>
                      <w:rPr>
                        <w:rFonts w:ascii="Cambria Math" w:eastAsia="Tahoma" w:hAnsi="Cambria Math" w:cs="Times New Roman"/>
                        <w:i/>
                      </w:rPr>
                    </m:ctrlPr>
                  </m:naryPr>
                  <m:sub>
                    <m:r>
                      <w:rPr>
                        <w:rFonts w:ascii="Cambria Math" w:eastAsia="Tahoma" w:hAnsi="Cambria Math" w:cs="Times New Roman"/>
                      </w:rPr>
                      <m:t>-∞</m:t>
                    </m:r>
                  </m:sub>
                  <m:sup>
                    <m:r>
                      <w:rPr>
                        <w:rFonts w:ascii="Cambria Math" w:eastAsia="Tahoma" w:hAnsi="Cambria Math" w:cs="Times New Roman"/>
                      </w:rPr>
                      <m:t>x</m:t>
                    </m:r>
                  </m:sup>
                  <m:e>
                    <m:r>
                      <w:rPr>
                        <w:rFonts w:ascii="Cambria Math" w:eastAsia="Tahoma" w:hAnsi="Cambria Math" w:cs="Times New Roman"/>
                      </w:rPr>
                      <m:t>p</m:t>
                    </m:r>
                    <m:d>
                      <m:dPr>
                        <m:ctrlPr>
                          <w:rPr>
                            <w:rFonts w:ascii="Cambria Math" w:eastAsia="Tahoma" w:hAnsi="Cambria Math" w:cs="Times New Roman"/>
                            <w:i/>
                          </w:rPr>
                        </m:ctrlPr>
                      </m:dPr>
                      <m:e>
                        <m:r>
                          <w:rPr>
                            <w:rFonts w:ascii="Cambria Math" w:eastAsia="Tahoma" w:hAnsi="Cambria Math" w:cs="Times New Roman"/>
                          </w:rPr>
                          <m:t>x</m:t>
                        </m:r>
                      </m:e>
                    </m:d>
                    <m:r>
                      <w:rPr>
                        <w:rFonts w:ascii="Cambria Math" w:eastAsia="Tahoma" w:hAnsi="Cambria Math" w:cs="Times New Roman"/>
                      </w:rPr>
                      <m:t>dx</m:t>
                    </m:r>
                  </m:e>
                </m:nary>
                <m:r>
                  <w:rPr>
                    <w:rFonts w:ascii="Cambria Math" w:eastAsia="Tahoma" w:hAnsi="Cambria Math" w:cs="Times New Roman"/>
                  </w:rPr>
                  <m:t xml:space="preserve"> </m:t>
                </m:r>
              </m:oMath>
            </m:oMathPara>
          </w:p>
        </w:tc>
        <w:tc>
          <w:tcPr>
            <w:tcW w:w="513" w:type="pct"/>
          </w:tcPr>
          <w:p w14:paraId="0D4E5FAC" w14:textId="77777777" w:rsidR="00012674" w:rsidRPr="000A0F64" w:rsidRDefault="00012674" w:rsidP="003A22BD">
            <w:pPr>
              <w:spacing w:line="360" w:lineRule="auto"/>
              <w:rPr>
                <w:rFonts w:eastAsia="Tahoma" w:cs="Times New Roman"/>
              </w:rPr>
            </w:pPr>
            <w:r w:rsidRPr="000A0F64">
              <w:rPr>
                <w:rFonts w:eastAsia="Tahoma" w:cs="Times New Roman"/>
              </w:rPr>
              <w:t>(5)</w:t>
            </w:r>
          </w:p>
        </w:tc>
      </w:tr>
    </w:tbl>
    <w:p w14:paraId="75CCE900" w14:textId="6DF2137C" w:rsidR="003E4E02" w:rsidRPr="000A0F64" w:rsidRDefault="003E4E02" w:rsidP="00183C21">
      <w:pPr>
        <w:spacing w:line="360" w:lineRule="auto"/>
        <w:rPr>
          <w:rFonts w:eastAsia="Tahoma" w:cs="Times New Roman"/>
        </w:rPr>
      </w:pPr>
      <w:r w:rsidRPr="000A0F64">
        <w:rPr>
          <w:rFonts w:eastAsia="Tahoma" w:cs="Times New Roman"/>
        </w:rPr>
        <w:t>The cumulative density functions were converted to a normalized scored using the quantile functions of the standard normal distributions. Outputs from step five were min-max rescaled between 0 and 1.</w:t>
      </w:r>
    </w:p>
    <w:p w14:paraId="2B8F75DE" w14:textId="77777777" w:rsidR="003E4E02" w:rsidRPr="000A0F64" w:rsidRDefault="003E4E02" w:rsidP="00183C21">
      <w:pPr>
        <w:spacing w:line="360" w:lineRule="auto"/>
        <w:rPr>
          <w:rFonts w:eastAsia="Tahoma" w:cs="Times New Roman"/>
        </w:rPr>
      </w:pPr>
    </w:p>
    <w:p w14:paraId="225170C2" w14:textId="0D544AF9" w:rsidR="00A161BF" w:rsidRPr="000A0F64" w:rsidRDefault="0040629E" w:rsidP="00183C21">
      <w:pPr>
        <w:spacing w:line="360" w:lineRule="auto"/>
        <w:rPr>
          <w:rFonts w:eastAsia="Tahoma" w:cs="Times New Roman"/>
        </w:rPr>
      </w:pPr>
      <w:r w:rsidRPr="000A0F64">
        <w:rPr>
          <w:rFonts w:eastAsia="Tahoma" w:cs="Times New Roman"/>
        </w:rPr>
        <w:t>T</w:t>
      </w:r>
      <w:r w:rsidR="00212A43" w:rsidRPr="000A0F64">
        <w:rPr>
          <w:rFonts w:eastAsia="Tahoma" w:cs="Times New Roman"/>
        </w:rPr>
        <w:t xml:space="preserve">he cumulative </w:t>
      </w:r>
      <w:r w:rsidR="00A161BF" w:rsidRPr="000A0F64">
        <w:rPr>
          <w:rFonts w:eastAsia="Tahoma" w:cs="Times New Roman"/>
        </w:rPr>
        <w:t>impact</w:t>
      </w:r>
      <w:r w:rsidR="00212A43" w:rsidRPr="000A0F64">
        <w:rPr>
          <w:rFonts w:eastAsia="Tahoma" w:cs="Times New Roman"/>
        </w:rPr>
        <w:t>s</w:t>
      </w:r>
      <w:r w:rsidR="00A161BF" w:rsidRPr="000A0F64">
        <w:rPr>
          <w:rFonts w:eastAsia="Tahoma" w:cs="Times New Roman"/>
        </w:rPr>
        <w:t xml:space="preserve"> of climate change (</w:t>
      </w:r>
      <w:r w:rsidR="001828C6" w:rsidRPr="000A0F64">
        <w:rPr>
          <w:rFonts w:eastAsia="Tahoma" w:cs="Times New Roman"/>
          <w:b/>
          <w:bCs/>
          <w:i/>
          <w:iCs/>
        </w:rPr>
        <w:t>I</w:t>
      </w:r>
      <w:r w:rsidR="00A161BF" w:rsidRPr="000A0F64">
        <w:rPr>
          <w:rFonts w:eastAsia="Tahoma" w:cs="Times New Roman"/>
        </w:rPr>
        <w:t>) as calculated as the inverse variance</w:t>
      </w:r>
      <w:r w:rsidR="001A2803" w:rsidRPr="000A0F64">
        <w:rPr>
          <w:rFonts w:eastAsia="Tahoma" w:cs="Times New Roman"/>
        </w:rPr>
        <w:t>-</w:t>
      </w:r>
      <w:r w:rsidR="00A161BF" w:rsidRPr="000A0F64">
        <w:rPr>
          <w:rFonts w:eastAsia="Tahoma" w:cs="Times New Roman"/>
        </w:rPr>
        <w:t xml:space="preserve">weighted </w:t>
      </w:r>
      <w:r w:rsidR="00472030" w:rsidRPr="000A0F64">
        <w:rPr>
          <w:rFonts w:eastAsia="Tahoma" w:cs="Times New Roman"/>
        </w:rPr>
        <w:t xml:space="preserve">sum </w:t>
      </w:r>
      <w:r w:rsidR="00A161BF" w:rsidRPr="000A0F64">
        <w:rPr>
          <w:rFonts w:eastAsia="Tahoma" w:cs="Times New Roman"/>
        </w:rPr>
        <w:t>of the impact</w:t>
      </w:r>
      <w:r w:rsidR="00472030" w:rsidRPr="000A0F64">
        <w:rPr>
          <w:rFonts w:eastAsia="Tahoma" w:cs="Times New Roman"/>
        </w:rPr>
        <w:t xml:space="preserve"> estimates</w:t>
      </w:r>
      <w:r w:rsidR="00A161BF" w:rsidRPr="000A0F64">
        <w:rPr>
          <w:rFonts w:eastAsia="Tahoma" w:cs="Times New Roman"/>
        </w:rPr>
        <w:t xml:space="preserve"> in each grid</w:t>
      </w:r>
      <w:r w:rsidR="00212A43" w:rsidRPr="000A0F64">
        <w:rPr>
          <w:rFonts w:eastAsia="Tahoma" w:cs="Times New Roman"/>
        </w:rPr>
        <w:t xml:space="preserve"> (</w:t>
      </w:r>
      <w:proofErr w:type="spellStart"/>
      <w:r w:rsidR="00212A43" w:rsidRPr="000A0F64">
        <w:rPr>
          <w:rFonts w:eastAsia="Tahoma" w:cs="Times New Roman"/>
          <w:i/>
          <w:iCs/>
        </w:rPr>
        <w:t>i</w:t>
      </w:r>
      <w:proofErr w:type="spellEnd"/>
      <w:r w:rsidR="00212A43" w:rsidRPr="000A0F64">
        <w:rPr>
          <w:rFonts w:eastAsia="Tahoma" w:cs="Times New Roman"/>
        </w:rPr>
        <w:t>)</w:t>
      </w:r>
      <w:r w:rsidR="009405A5" w:rsidRPr="000A0F64">
        <w:rPr>
          <w:rFonts w:eastAsia="Tahoma" w:cs="Times New Roman"/>
        </w:rPr>
        <w:t xml:space="preserve"> as</w:t>
      </w:r>
    </w:p>
    <w:p w14:paraId="709719CC" w14:textId="77777777" w:rsidR="009405A5" w:rsidRPr="000A0F64" w:rsidRDefault="009405A5" w:rsidP="00183C21">
      <w:pPr>
        <w:spacing w:line="360" w:lineRule="auto"/>
        <w:rPr>
          <w:rFonts w:eastAsia="Tahoma"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0"/>
        <w:gridCol w:w="926"/>
      </w:tblGrid>
      <w:tr w:rsidR="0005269B" w:rsidRPr="000A0F64" w14:paraId="6E9694BE" w14:textId="77777777" w:rsidTr="003A22BD">
        <w:trPr>
          <w:trHeight w:val="20"/>
        </w:trPr>
        <w:tc>
          <w:tcPr>
            <w:tcW w:w="4487" w:type="pct"/>
          </w:tcPr>
          <w:p w14:paraId="5EF1F8EF" w14:textId="5A4147F9" w:rsidR="00B57279" w:rsidRPr="000A0F64" w:rsidRDefault="00000000" w:rsidP="003A22BD">
            <w:pPr>
              <w:spacing w:line="360" w:lineRule="auto"/>
              <w:rPr>
                <w:rFonts w:eastAsia="Tahoma" w:cs="Times New Roman"/>
              </w:rPr>
            </w:pPr>
            <m:oMathPara>
              <m:oMath>
                <m:sSub>
                  <m:sSubPr>
                    <m:ctrlPr>
                      <w:rPr>
                        <w:rFonts w:ascii="Cambria Math" w:eastAsia="Tahoma" w:hAnsi="Cambria Math" w:cs="Times New Roman"/>
                        <w:i/>
                      </w:rPr>
                    </m:ctrlPr>
                  </m:sSubPr>
                  <m:e>
                    <m:r>
                      <m:rPr>
                        <m:sty m:val="bi"/>
                      </m:rPr>
                      <w:rPr>
                        <w:rFonts w:ascii="Cambria Math" w:eastAsia="Tahoma" w:hAnsi="Cambria Math" w:cs="Times New Roman"/>
                      </w:rPr>
                      <m:t>I</m:t>
                    </m:r>
                  </m:e>
                  <m:sub>
                    <m:r>
                      <w:rPr>
                        <w:rFonts w:ascii="Cambria Math" w:eastAsia="Tahoma" w:hAnsi="Cambria Math" w:cs="Times New Roman"/>
                      </w:rPr>
                      <m:t>i</m:t>
                    </m:r>
                  </m:sub>
                </m:sSub>
                <m:r>
                  <w:rPr>
                    <w:rFonts w:ascii="Cambria Math" w:eastAsia="Tahoma" w:hAnsi="Cambria Math" w:cs="Times New Roman"/>
                  </w:rPr>
                  <m:t xml:space="preserve">= </m:t>
                </m:r>
                <m:f>
                  <m:fPr>
                    <m:ctrlPr>
                      <w:rPr>
                        <w:rFonts w:ascii="Cambria Math" w:eastAsia="Tahoma" w:hAnsi="Cambria Math" w:cs="Times New Roman"/>
                        <w:i/>
                      </w:rPr>
                    </m:ctrlPr>
                  </m:fPr>
                  <m:num>
                    <m:d>
                      <m:dPr>
                        <m:ctrlPr>
                          <w:rPr>
                            <w:rFonts w:ascii="Cambria Math" w:eastAsia="Tahoma" w:hAnsi="Cambria Math" w:cs="Times New Roman"/>
                            <w:i/>
                          </w:rPr>
                        </m:ctrlPr>
                      </m:dPr>
                      <m:e>
                        <m:sSub>
                          <m:sSubPr>
                            <m:ctrlPr>
                              <w:rPr>
                                <w:rFonts w:ascii="Cambria Math" w:eastAsia="Tahoma" w:hAnsi="Cambria Math" w:cs="Times New Roman"/>
                                <w:i/>
                              </w:rPr>
                            </m:ctrlPr>
                          </m:sSubPr>
                          <m:e>
                            <m:r>
                              <w:rPr>
                                <w:rFonts w:ascii="Cambria Math" w:eastAsia="Tahoma" w:hAnsi="Cambria Math" w:cs="Times New Roman"/>
                              </w:rPr>
                              <m:t>ω</m:t>
                            </m:r>
                          </m:e>
                          <m:sub>
                            <m:r>
                              <w:rPr>
                                <w:rFonts w:ascii="Cambria Math" w:eastAsia="Tahoma" w:hAnsi="Cambria Math" w:cs="Times New Roman"/>
                              </w:rPr>
                              <m:t>H,i</m:t>
                            </m:r>
                          </m:sub>
                        </m:sSub>
                        <m:sSub>
                          <m:sSubPr>
                            <m:ctrlPr>
                              <w:rPr>
                                <w:rFonts w:ascii="Cambria Math" w:eastAsia="Tahoma" w:hAnsi="Cambria Math" w:cs="Times New Roman"/>
                                <w:i/>
                              </w:rPr>
                            </m:ctrlPr>
                          </m:sSubPr>
                          <m:e>
                            <m:r>
                              <m:rPr>
                                <m:sty m:val="bi"/>
                              </m:rPr>
                              <w:rPr>
                                <w:rFonts w:ascii="Cambria Math" w:eastAsia="Tahoma" w:hAnsi="Cambria Math" w:cs="Times New Roman"/>
                              </w:rPr>
                              <m:t>H</m:t>
                            </m:r>
                          </m:e>
                          <m:sub>
                            <m:r>
                              <w:rPr>
                                <w:rFonts w:ascii="Cambria Math" w:eastAsia="Tahoma" w:hAnsi="Cambria Math" w:cs="Times New Roman"/>
                              </w:rPr>
                              <m:t>i</m:t>
                            </m:r>
                          </m:sub>
                        </m:sSub>
                      </m:e>
                    </m:d>
                    <m:r>
                      <w:rPr>
                        <w:rFonts w:ascii="Cambria Math" w:eastAsia="Tahoma" w:hAnsi="Cambria Math" w:cs="Times New Roman"/>
                      </w:rPr>
                      <m:t>·</m:t>
                    </m:r>
                    <m:d>
                      <m:dPr>
                        <m:ctrlPr>
                          <w:rPr>
                            <w:rFonts w:ascii="Cambria Math" w:eastAsia="Tahoma" w:hAnsi="Cambria Math" w:cs="Times New Roman"/>
                            <w:i/>
                          </w:rPr>
                        </m:ctrlPr>
                      </m:dPr>
                      <m:e>
                        <m:sSub>
                          <m:sSubPr>
                            <m:ctrlPr>
                              <w:rPr>
                                <w:rFonts w:ascii="Cambria Math" w:eastAsia="Tahoma" w:hAnsi="Cambria Math" w:cs="Times New Roman"/>
                                <w:i/>
                              </w:rPr>
                            </m:ctrlPr>
                          </m:sSubPr>
                          <m:e>
                            <m:r>
                              <w:rPr>
                                <w:rFonts w:ascii="Cambria Math" w:eastAsia="Tahoma" w:hAnsi="Cambria Math" w:cs="Times New Roman"/>
                              </w:rPr>
                              <m:t>ω</m:t>
                            </m:r>
                          </m:e>
                          <m:sub>
                            <m:r>
                              <w:rPr>
                                <w:rFonts w:ascii="Cambria Math" w:eastAsia="Tahoma" w:hAnsi="Cambria Math" w:cs="Times New Roman"/>
                              </w:rPr>
                              <m:t>E,i</m:t>
                            </m:r>
                          </m:sub>
                        </m:sSub>
                        <m:sSub>
                          <m:sSubPr>
                            <m:ctrlPr>
                              <w:rPr>
                                <w:rFonts w:ascii="Cambria Math" w:eastAsia="Tahoma" w:hAnsi="Cambria Math" w:cs="Times New Roman"/>
                                <w:i/>
                              </w:rPr>
                            </m:ctrlPr>
                          </m:sSubPr>
                          <m:e>
                            <m:r>
                              <m:rPr>
                                <m:sty m:val="bi"/>
                              </m:rPr>
                              <w:rPr>
                                <w:rFonts w:ascii="Cambria Math" w:eastAsia="Tahoma" w:hAnsi="Cambria Math" w:cs="Times New Roman"/>
                              </w:rPr>
                              <m:t>E</m:t>
                            </m:r>
                          </m:e>
                          <m:sub>
                            <m:r>
                              <w:rPr>
                                <w:rFonts w:ascii="Cambria Math" w:eastAsia="Tahoma" w:hAnsi="Cambria Math" w:cs="Times New Roman"/>
                              </w:rPr>
                              <m:t>i</m:t>
                            </m:r>
                          </m:sub>
                        </m:sSub>
                      </m:e>
                    </m:d>
                  </m:num>
                  <m:den>
                    <m:sSub>
                      <m:sSubPr>
                        <m:ctrlPr>
                          <w:rPr>
                            <w:rFonts w:ascii="Cambria Math" w:eastAsia="Tahoma" w:hAnsi="Cambria Math" w:cs="Times New Roman"/>
                            <w:i/>
                          </w:rPr>
                        </m:ctrlPr>
                      </m:sSubPr>
                      <m:e>
                        <m:sSub>
                          <m:sSubPr>
                            <m:ctrlPr>
                              <w:rPr>
                                <w:rFonts w:ascii="Cambria Math" w:eastAsia="Tahoma" w:hAnsi="Cambria Math" w:cs="Times New Roman"/>
                                <w:i/>
                              </w:rPr>
                            </m:ctrlPr>
                          </m:sSubPr>
                          <m:e>
                            <m:r>
                              <w:rPr>
                                <w:rFonts w:ascii="Cambria Math" w:eastAsia="Tahoma" w:hAnsi="Cambria Math" w:cs="Times New Roman"/>
                              </w:rPr>
                              <m:t>ω</m:t>
                            </m:r>
                          </m:e>
                          <m:sub>
                            <m:r>
                              <w:rPr>
                                <w:rFonts w:ascii="Cambria Math" w:eastAsia="Tahoma" w:hAnsi="Cambria Math" w:cs="Times New Roman"/>
                              </w:rPr>
                              <m:t>H,i</m:t>
                            </m:r>
                          </m:sub>
                        </m:sSub>
                        <m:r>
                          <w:rPr>
                            <w:rFonts w:ascii="Cambria Math" w:eastAsia="Tahoma" w:hAnsi="Cambria Math" w:cs="Times New Roman"/>
                          </w:rPr>
                          <m:t>+ω</m:t>
                        </m:r>
                      </m:e>
                      <m:sub>
                        <m:r>
                          <w:rPr>
                            <w:rFonts w:ascii="Cambria Math" w:eastAsia="Tahoma" w:hAnsi="Cambria Math" w:cs="Times New Roman"/>
                          </w:rPr>
                          <m:t>E,i</m:t>
                        </m:r>
                      </m:sub>
                    </m:sSub>
                  </m:den>
                </m:f>
              </m:oMath>
            </m:oMathPara>
          </w:p>
        </w:tc>
        <w:tc>
          <w:tcPr>
            <w:tcW w:w="513" w:type="pct"/>
          </w:tcPr>
          <w:p w14:paraId="03E7CC55" w14:textId="77777777" w:rsidR="00B57279" w:rsidRPr="000A0F64" w:rsidRDefault="00B57279" w:rsidP="003A22BD">
            <w:pPr>
              <w:spacing w:line="360" w:lineRule="auto"/>
              <w:rPr>
                <w:rFonts w:eastAsia="Tahoma" w:cs="Times New Roman"/>
              </w:rPr>
            </w:pPr>
            <w:r w:rsidRPr="000A0F64">
              <w:rPr>
                <w:rFonts w:eastAsia="Tahoma" w:cs="Times New Roman"/>
              </w:rPr>
              <w:t>(6)</w:t>
            </w:r>
          </w:p>
        </w:tc>
      </w:tr>
    </w:tbl>
    <w:p w14:paraId="3F4917A7" w14:textId="3F86C599" w:rsidR="00B57279" w:rsidRPr="000A0F64" w:rsidRDefault="00116AEA" w:rsidP="00183C21">
      <w:pPr>
        <w:spacing w:line="360" w:lineRule="auto"/>
        <w:rPr>
          <w:rFonts w:eastAsia="Tahoma" w:cs="Times New Roman"/>
        </w:rPr>
      </w:pPr>
      <w:r w:rsidRPr="000A0F64">
        <w:rPr>
          <w:rFonts w:eastAsia="Tahoma" w:cs="Times New Roman"/>
        </w:rPr>
        <w:t xml:space="preserve">For any given </w:t>
      </w:r>
      <w:r w:rsidR="000604BD" w:rsidRPr="000A0F64">
        <w:rPr>
          <w:rFonts w:eastAsia="Tahoma" w:cs="Times New Roman"/>
        </w:rPr>
        <w:t>dimension</w:t>
      </w:r>
      <w:r w:rsidR="0005269B" w:rsidRPr="000A0F64">
        <w:rPr>
          <w:rFonts w:eastAsia="Tahoma" w:cs="Times New Roman"/>
        </w:rPr>
        <w:t xml:space="preserve">, </w:t>
      </w:r>
      <w:r w:rsidR="0005269B" w:rsidRPr="000A0F64">
        <w:rPr>
          <w:rFonts w:eastAsia="Tahoma" w:cs="Times New Roman"/>
          <w:i/>
          <w:iCs/>
        </w:rPr>
        <w:t>X</w:t>
      </w:r>
      <w:r w:rsidR="0005269B" w:rsidRPr="000A0F64">
        <w:rPr>
          <w:rFonts w:eastAsia="Tahoma" w:cs="Times New Roman"/>
        </w:rPr>
        <w:t>,</w:t>
      </w:r>
      <w:r w:rsidRPr="000A0F64">
        <w:rPr>
          <w:rFonts w:eastAsia="Tahoma" w:cs="Times New Roman"/>
        </w:rPr>
        <w:t xml:space="preserve"> </w:t>
      </w:r>
      <w:r w:rsidR="004A623C" w:rsidRPr="000A0F64">
        <w:rPr>
          <w:rFonts w:eastAsia="Tahoma" w:cs="Times New Roman"/>
        </w:rPr>
        <w:t>[</w:t>
      </w:r>
      <w:r w:rsidR="0005269B" w:rsidRPr="000A0F64">
        <w:rPr>
          <w:rFonts w:eastAsia="Tahoma" w:cs="Times New Roman"/>
        </w:rPr>
        <w:t xml:space="preserve">i.e., </w:t>
      </w:r>
      <w:r w:rsidR="000604BD" w:rsidRPr="000A0F64">
        <w:rPr>
          <w:rFonts w:eastAsia="Tahoma" w:cs="Times New Roman"/>
        </w:rPr>
        <w:t>climate hazard (</w:t>
      </w:r>
      <w:r w:rsidR="000604BD" w:rsidRPr="000A0F64">
        <w:rPr>
          <w:rFonts w:eastAsia="Tahoma" w:cs="Times New Roman"/>
          <w:b/>
          <w:bCs/>
          <w:i/>
          <w:iCs/>
        </w:rPr>
        <w:t>H</w:t>
      </w:r>
      <w:r w:rsidR="000604BD" w:rsidRPr="000A0F64">
        <w:rPr>
          <w:rFonts w:eastAsia="Tahoma" w:cs="Times New Roman"/>
        </w:rPr>
        <w:t>)</w:t>
      </w:r>
      <w:r w:rsidR="00076965" w:rsidRPr="000A0F64">
        <w:rPr>
          <w:rFonts w:eastAsia="Tahoma" w:cs="Times New Roman"/>
        </w:rPr>
        <w:t xml:space="preserve"> </w:t>
      </w:r>
      <w:r w:rsidR="000604BD" w:rsidRPr="000A0F64">
        <w:rPr>
          <w:rFonts w:eastAsia="Tahoma" w:cs="Times New Roman"/>
        </w:rPr>
        <w:t xml:space="preserve">or </w:t>
      </w:r>
      <w:proofErr w:type="spellStart"/>
      <w:r w:rsidR="000604BD" w:rsidRPr="000A0F64">
        <w:rPr>
          <w:rFonts w:eastAsia="Tahoma" w:cs="Times New Roman"/>
        </w:rPr>
        <w:t>agro</w:t>
      </w:r>
      <w:proofErr w:type="spellEnd"/>
      <w:r w:rsidR="000604BD" w:rsidRPr="000A0F64">
        <w:rPr>
          <w:rFonts w:eastAsia="Tahoma" w:cs="Times New Roman"/>
        </w:rPr>
        <w:t xml:space="preserve">-ecological exposure </w:t>
      </w:r>
      <w:r w:rsidR="004A623C" w:rsidRPr="000A0F64">
        <w:rPr>
          <w:rFonts w:eastAsia="Tahoma" w:cs="Times New Roman"/>
        </w:rPr>
        <w:t>(</w:t>
      </w:r>
      <w:r w:rsidR="000604BD" w:rsidRPr="000A0F64">
        <w:rPr>
          <w:rFonts w:eastAsia="Tahoma" w:cs="Times New Roman"/>
          <w:b/>
          <w:bCs/>
          <w:i/>
          <w:iCs/>
        </w:rPr>
        <w:t>E</w:t>
      </w:r>
      <w:r w:rsidR="004A623C" w:rsidRPr="000A0F64">
        <w:rPr>
          <w:rFonts w:eastAsia="Tahoma" w:cs="Times New Roman"/>
        </w:rPr>
        <w:t xml:space="preserve">)] </w:t>
      </w:r>
      <w:r w:rsidRPr="000A0F64">
        <w:rPr>
          <w:rFonts w:eastAsia="Tahoma" w:cs="Times New Roman"/>
        </w:rPr>
        <w:t xml:space="preserve">on the </w:t>
      </w:r>
      <w:proofErr w:type="spellStart"/>
      <w:r w:rsidRPr="000A0F64">
        <w:rPr>
          <w:rFonts w:eastAsia="Tahoma" w:cs="Times New Roman"/>
          <w:i/>
          <w:iCs/>
        </w:rPr>
        <w:t>i</w:t>
      </w:r>
      <w:r w:rsidRPr="000A0F64">
        <w:rPr>
          <w:rFonts w:eastAsia="Tahoma" w:cs="Times New Roman"/>
          <w:vertAlign w:val="superscript"/>
        </w:rPr>
        <w:t>th</w:t>
      </w:r>
      <w:proofErr w:type="spellEnd"/>
      <w:r w:rsidRPr="000A0F64">
        <w:rPr>
          <w:rFonts w:eastAsia="Tahoma" w:cs="Times New Roman"/>
        </w:rPr>
        <w:t xml:space="preserve"> grid, </w:t>
      </w:r>
      <m:oMath>
        <m:sSub>
          <m:sSubPr>
            <m:ctrlPr>
              <w:rPr>
                <w:rFonts w:ascii="Cambria Math" w:eastAsia="Tahoma" w:hAnsi="Cambria Math" w:cs="Times New Roman"/>
                <w:i/>
              </w:rPr>
            </m:ctrlPr>
          </m:sSubPr>
          <m:e>
            <m:r>
              <w:rPr>
                <w:rFonts w:ascii="Cambria Math" w:eastAsia="Tahoma" w:hAnsi="Cambria Math" w:cs="Times New Roman"/>
              </w:rPr>
              <m:t>ωX</m:t>
            </m:r>
          </m:e>
          <m:sub>
            <m:r>
              <w:rPr>
                <w:rFonts w:ascii="Cambria Math" w:eastAsia="Tahoma" w:hAnsi="Cambria Math" w:cs="Times New Roman"/>
              </w:rPr>
              <m:t>i</m:t>
            </m:r>
          </m:sub>
        </m:sSub>
      </m:oMath>
      <w:r w:rsidRPr="000A0F64">
        <w:rPr>
          <w:rFonts w:eastAsia="Tahoma" w:cs="Times New Roman"/>
        </w:rPr>
        <w:t xml:space="preserve"> is estimated as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0"/>
        <w:gridCol w:w="926"/>
      </w:tblGrid>
      <w:tr w:rsidR="0005269B" w:rsidRPr="000A0F64" w14:paraId="04F88B27" w14:textId="77777777" w:rsidTr="003A22BD">
        <w:trPr>
          <w:trHeight w:val="20"/>
        </w:trPr>
        <w:tc>
          <w:tcPr>
            <w:tcW w:w="4487" w:type="pct"/>
          </w:tcPr>
          <w:p w14:paraId="1A79BED4" w14:textId="7700F2D6" w:rsidR="001A2803" w:rsidRPr="000A0F64" w:rsidRDefault="00000000" w:rsidP="003A22BD">
            <w:pPr>
              <w:spacing w:line="360" w:lineRule="auto"/>
              <w:rPr>
                <w:rFonts w:eastAsia="Tahoma" w:cs="Times New Roman"/>
              </w:rPr>
            </w:pPr>
            <m:oMathPara>
              <m:oMath>
                <m:sSub>
                  <m:sSubPr>
                    <m:ctrlPr>
                      <w:rPr>
                        <w:rFonts w:ascii="Cambria Math" w:eastAsia="Tahoma" w:hAnsi="Cambria Math" w:cs="Times New Roman"/>
                        <w:i/>
                      </w:rPr>
                    </m:ctrlPr>
                  </m:sSubPr>
                  <m:e>
                    <m:r>
                      <w:rPr>
                        <w:rFonts w:ascii="Cambria Math" w:eastAsia="Tahoma" w:hAnsi="Cambria Math" w:cs="Times New Roman"/>
                      </w:rPr>
                      <m:t>ωX</m:t>
                    </m:r>
                  </m:e>
                  <m:sub>
                    <m:r>
                      <w:rPr>
                        <w:rFonts w:ascii="Cambria Math" w:eastAsia="Tahoma" w:hAnsi="Cambria Math" w:cs="Times New Roman"/>
                      </w:rPr>
                      <m:t>i</m:t>
                    </m:r>
                  </m:sub>
                </m:sSub>
                <m:r>
                  <w:rPr>
                    <w:rFonts w:ascii="Cambria Math" w:eastAsia="Tahoma" w:hAnsi="Cambria Math" w:cs="Times New Roman"/>
                  </w:rPr>
                  <m:t xml:space="preserve">= </m:t>
                </m:r>
                <m:sSup>
                  <m:sSupPr>
                    <m:ctrlPr>
                      <w:rPr>
                        <w:rFonts w:ascii="Cambria Math" w:eastAsia="Tahoma" w:hAnsi="Cambria Math" w:cs="Times New Roman"/>
                        <w:i/>
                      </w:rPr>
                    </m:ctrlPr>
                  </m:sSupPr>
                  <m:e>
                    <m:d>
                      <m:dPr>
                        <m:ctrlPr>
                          <w:rPr>
                            <w:rFonts w:ascii="Cambria Math" w:eastAsia="Tahoma" w:hAnsi="Cambria Math" w:cs="Times New Roman"/>
                            <w:i/>
                          </w:rPr>
                        </m:ctrlPr>
                      </m:dPr>
                      <m:e>
                        <m:f>
                          <m:fPr>
                            <m:ctrlPr>
                              <w:rPr>
                                <w:rFonts w:ascii="Cambria Math" w:eastAsia="Tahoma" w:hAnsi="Cambria Math" w:cs="Times New Roman"/>
                                <w:i/>
                              </w:rPr>
                            </m:ctrlPr>
                          </m:fPr>
                          <m:num>
                            <m:sSub>
                              <m:sSubPr>
                                <m:ctrlPr>
                                  <w:rPr>
                                    <w:rFonts w:ascii="Cambria Math" w:eastAsia="Tahoma" w:hAnsi="Cambria Math" w:cs="Times New Roman"/>
                                    <w:i/>
                                  </w:rPr>
                                </m:ctrlPr>
                              </m:sSubPr>
                              <m:e>
                                <m:r>
                                  <w:rPr>
                                    <w:rFonts w:ascii="Cambria Math" w:eastAsia="Tahoma" w:hAnsi="Cambria Math" w:cs="Times New Roman"/>
                                  </w:rPr>
                                  <m:t>σX</m:t>
                                </m:r>
                              </m:e>
                              <m:sub>
                                <m:r>
                                  <w:rPr>
                                    <w:rFonts w:ascii="Cambria Math" w:eastAsia="Tahoma" w:hAnsi="Cambria Math" w:cs="Times New Roman"/>
                                  </w:rPr>
                                  <m:t>i</m:t>
                                </m:r>
                              </m:sub>
                            </m:sSub>
                          </m:num>
                          <m:den>
                            <m:sSub>
                              <m:sSubPr>
                                <m:ctrlPr>
                                  <w:rPr>
                                    <w:rFonts w:ascii="Cambria Math" w:eastAsia="Tahoma" w:hAnsi="Cambria Math" w:cs="Times New Roman"/>
                                    <w:i/>
                                  </w:rPr>
                                </m:ctrlPr>
                              </m:sSubPr>
                              <m:e>
                                <m:r>
                                  <w:rPr>
                                    <w:rFonts w:ascii="Cambria Math" w:eastAsia="Tahoma" w:hAnsi="Cambria Math" w:cs="Times New Roman"/>
                                  </w:rPr>
                                  <m:t>μX</m:t>
                                </m:r>
                              </m:e>
                              <m:sub>
                                <m:r>
                                  <w:rPr>
                                    <w:rFonts w:ascii="Cambria Math" w:eastAsia="Tahoma" w:hAnsi="Cambria Math" w:cs="Times New Roman"/>
                                  </w:rPr>
                                  <m:t>i</m:t>
                                </m:r>
                              </m:sub>
                            </m:sSub>
                          </m:den>
                        </m:f>
                      </m:e>
                    </m:d>
                  </m:e>
                  <m:sup>
                    <m:r>
                      <w:rPr>
                        <w:rFonts w:ascii="Cambria Math" w:eastAsia="Tahoma" w:hAnsi="Cambria Math" w:cs="Times New Roman"/>
                      </w:rPr>
                      <m:t>-1</m:t>
                    </m:r>
                  </m:sup>
                </m:sSup>
              </m:oMath>
            </m:oMathPara>
          </w:p>
        </w:tc>
        <w:tc>
          <w:tcPr>
            <w:tcW w:w="513" w:type="pct"/>
          </w:tcPr>
          <w:p w14:paraId="4B9A9951" w14:textId="0EBF96C5" w:rsidR="001A2803" w:rsidRPr="000A0F64" w:rsidRDefault="001A2803" w:rsidP="003A22BD">
            <w:pPr>
              <w:spacing w:line="360" w:lineRule="auto"/>
              <w:rPr>
                <w:rFonts w:eastAsia="Tahoma" w:cs="Times New Roman"/>
              </w:rPr>
            </w:pPr>
            <w:r w:rsidRPr="000A0F64">
              <w:rPr>
                <w:rFonts w:eastAsia="Tahoma" w:cs="Times New Roman"/>
              </w:rPr>
              <w:t>(7)</w:t>
            </w:r>
          </w:p>
        </w:tc>
      </w:tr>
    </w:tbl>
    <w:p w14:paraId="57FF165D" w14:textId="3503AA92" w:rsidR="00D44A7F" w:rsidRPr="000A0F64" w:rsidRDefault="00272443"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rPr>
      </w:pPr>
      <w:r w:rsidRPr="000A0F64">
        <w:rPr>
          <w:rFonts w:eastAsia="Tahoma" w:cs="Times New Roman"/>
          <w:bCs/>
        </w:rPr>
        <w:t>W</w:t>
      </w:r>
      <w:r w:rsidR="00D44A7F" w:rsidRPr="000A0F64">
        <w:rPr>
          <w:rFonts w:eastAsia="Tahoma" w:cs="Times New Roman"/>
          <w:bCs/>
        </w:rPr>
        <w:t>here</w:t>
      </w:r>
      <w:r w:rsidRPr="000A0F64">
        <w:rPr>
          <w:rFonts w:eastAsia="Tahoma" w:cs="Times New Roman"/>
          <w:bCs/>
          <w:i/>
          <w:iCs/>
        </w:rPr>
        <w:t xml:space="preserve"> </w:t>
      </w:r>
      <w:r w:rsidRPr="000A0F64">
        <w:rPr>
          <w:rFonts w:eastAsia="Tahoma" w:cs="Times New Roman"/>
          <w:bCs/>
        </w:rPr>
        <w:t xml:space="preserve">the mean </w:t>
      </w:r>
      <m:oMath>
        <m:sSub>
          <m:sSubPr>
            <m:ctrlPr>
              <w:rPr>
                <w:rFonts w:ascii="Cambria Math" w:eastAsia="Tahoma" w:hAnsi="Cambria Math" w:cs="Times New Roman"/>
                <w:i/>
              </w:rPr>
            </m:ctrlPr>
          </m:sSubPr>
          <m:e>
            <m:r>
              <w:rPr>
                <w:rFonts w:ascii="Cambria Math" w:eastAsia="Tahoma" w:hAnsi="Cambria Math" w:cs="Times New Roman"/>
              </w:rPr>
              <m:t>(μX</m:t>
            </m:r>
          </m:e>
          <m:sub>
            <m:r>
              <w:rPr>
                <w:rFonts w:ascii="Cambria Math" w:eastAsia="Tahoma" w:hAnsi="Cambria Math" w:cs="Times New Roman"/>
              </w:rPr>
              <m:t>i</m:t>
            </m:r>
          </m:sub>
        </m:sSub>
        <m:r>
          <w:rPr>
            <w:rFonts w:ascii="Cambria Math" w:eastAsia="Tahoma" w:hAnsi="Cambria Math" w:cs="Times New Roman"/>
          </w:rPr>
          <m:t xml:space="preserve">) </m:t>
        </m:r>
      </m:oMath>
      <w:r w:rsidRPr="000A0F64">
        <w:rPr>
          <w:rFonts w:eastAsia="Tahoma" w:cs="Times New Roman"/>
          <w:bCs/>
        </w:rPr>
        <w:t xml:space="preserve">and standard deviation </w:t>
      </w:r>
      <m:oMath>
        <m:r>
          <w:rPr>
            <w:rFonts w:ascii="Cambria Math" w:eastAsia="Tahoma" w:hAnsi="Cambria Math" w:cs="Times New Roman"/>
          </w:rPr>
          <m:t>(</m:t>
        </m:r>
        <m:sSub>
          <m:sSubPr>
            <m:ctrlPr>
              <w:rPr>
                <w:rFonts w:ascii="Cambria Math" w:eastAsia="Tahoma" w:hAnsi="Cambria Math" w:cs="Times New Roman"/>
                <w:i/>
              </w:rPr>
            </m:ctrlPr>
          </m:sSubPr>
          <m:e>
            <m:r>
              <w:rPr>
                <w:rFonts w:ascii="Cambria Math" w:eastAsia="Tahoma" w:hAnsi="Cambria Math" w:cs="Times New Roman"/>
              </w:rPr>
              <m:t>σX</m:t>
            </m:r>
          </m:e>
          <m:sub>
            <m:r>
              <w:rPr>
                <w:rFonts w:ascii="Cambria Math" w:eastAsia="Tahoma" w:hAnsi="Cambria Math" w:cs="Times New Roman"/>
              </w:rPr>
              <m:t>i</m:t>
            </m:r>
          </m:sub>
        </m:sSub>
        <m:r>
          <w:rPr>
            <w:rFonts w:ascii="Cambria Math" w:eastAsia="Tahoma" w:hAnsi="Cambria Math" w:cs="Times New Roman"/>
          </w:rPr>
          <m:t>)</m:t>
        </m:r>
      </m:oMath>
      <w:r w:rsidRPr="000A0F64">
        <w:rPr>
          <w:rFonts w:eastAsia="Tahoma" w:cs="Times New Roman"/>
          <w:bCs/>
        </w:rPr>
        <w:t xml:space="preserve"> of the standardised scores of climate hazards on the </w:t>
      </w:r>
      <w:proofErr w:type="spellStart"/>
      <w:r w:rsidRPr="000A0F64">
        <w:rPr>
          <w:rFonts w:eastAsia="Tahoma" w:cs="Times New Roman"/>
          <w:bCs/>
          <w:i/>
          <w:iCs/>
        </w:rPr>
        <w:t>i</w:t>
      </w:r>
      <w:r w:rsidRPr="000A0F64">
        <w:rPr>
          <w:rFonts w:eastAsia="Tahoma" w:cs="Times New Roman"/>
          <w:bCs/>
          <w:vertAlign w:val="superscript"/>
        </w:rPr>
        <w:t>th</w:t>
      </w:r>
      <w:proofErr w:type="spellEnd"/>
      <w:r w:rsidRPr="000A0F64">
        <w:rPr>
          <w:rFonts w:eastAsia="Tahoma" w:cs="Times New Roman"/>
          <w:bCs/>
        </w:rPr>
        <w:t xml:space="preserve"> grid was estimated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0"/>
        <w:gridCol w:w="926"/>
      </w:tblGrid>
      <w:tr w:rsidR="0005269B" w:rsidRPr="000A0F64" w14:paraId="60CCA444" w14:textId="77777777" w:rsidTr="003A22BD">
        <w:trPr>
          <w:trHeight w:val="20"/>
        </w:trPr>
        <w:tc>
          <w:tcPr>
            <w:tcW w:w="4487" w:type="pct"/>
          </w:tcPr>
          <w:p w14:paraId="59EBAB69" w14:textId="1AD1A8A0" w:rsidR="00D44A7F" w:rsidRPr="000A0F64" w:rsidRDefault="00000000" w:rsidP="003A22BD">
            <w:pPr>
              <w:spacing w:line="360" w:lineRule="auto"/>
              <w:rPr>
                <w:rFonts w:eastAsia="Tahoma" w:cs="Times New Roman"/>
              </w:rPr>
            </w:pPr>
            <m:oMathPara>
              <m:oMath>
                <m:sSub>
                  <m:sSubPr>
                    <m:ctrlPr>
                      <w:rPr>
                        <w:rFonts w:ascii="Cambria Math" w:eastAsia="Tahoma" w:hAnsi="Cambria Math" w:cs="Times New Roman"/>
                        <w:i/>
                      </w:rPr>
                    </m:ctrlPr>
                  </m:sSubPr>
                  <m:e>
                    <m:r>
                      <w:rPr>
                        <w:rFonts w:ascii="Cambria Math" w:eastAsia="Tahoma" w:hAnsi="Cambria Math" w:cs="Times New Roman"/>
                      </w:rPr>
                      <m:t>μX</m:t>
                    </m:r>
                  </m:e>
                  <m:sub>
                    <m:r>
                      <w:rPr>
                        <w:rFonts w:ascii="Cambria Math" w:eastAsia="Tahoma" w:hAnsi="Cambria Math" w:cs="Times New Roman"/>
                      </w:rPr>
                      <m:t>i</m:t>
                    </m:r>
                  </m:sub>
                </m:sSub>
                <m:r>
                  <w:rPr>
                    <w:rFonts w:ascii="Cambria Math" w:eastAsia="Tahoma" w:hAnsi="Cambria Math" w:cs="Times New Roman"/>
                  </w:rPr>
                  <m:t xml:space="preserve">= </m:t>
                </m:r>
                <m:f>
                  <m:fPr>
                    <m:ctrlPr>
                      <w:rPr>
                        <w:rFonts w:ascii="Cambria Math" w:eastAsia="Tahoma" w:hAnsi="Cambria Math" w:cs="Times New Roman"/>
                        <w:i/>
                      </w:rPr>
                    </m:ctrlPr>
                  </m:fPr>
                  <m:num>
                    <m:r>
                      <w:rPr>
                        <w:rFonts w:ascii="Cambria Math" w:eastAsia="Tahoma" w:hAnsi="Cambria Math" w:cs="Times New Roman"/>
                      </w:rPr>
                      <m:t>1</m:t>
                    </m:r>
                  </m:num>
                  <m:den>
                    <m:r>
                      <w:rPr>
                        <w:rFonts w:ascii="Cambria Math" w:eastAsia="Tahoma" w:hAnsi="Cambria Math" w:cs="Times New Roman"/>
                      </w:rPr>
                      <m:t>n</m:t>
                    </m:r>
                  </m:den>
                </m:f>
                <m:nary>
                  <m:naryPr>
                    <m:chr m:val="∑"/>
                    <m:limLoc m:val="undOvr"/>
                    <m:ctrlPr>
                      <w:rPr>
                        <w:rFonts w:ascii="Cambria Math" w:eastAsia="Tahoma" w:hAnsi="Cambria Math" w:cs="Times New Roman"/>
                        <w:i/>
                      </w:rPr>
                    </m:ctrlPr>
                  </m:naryPr>
                  <m:sub>
                    <m:r>
                      <w:rPr>
                        <w:rFonts w:ascii="Cambria Math" w:eastAsia="Tahoma" w:hAnsi="Cambria Math" w:cs="Times New Roman"/>
                      </w:rPr>
                      <m:t>i=1</m:t>
                    </m:r>
                  </m:sub>
                  <m:sup>
                    <m:r>
                      <w:rPr>
                        <w:rFonts w:ascii="Cambria Math" w:eastAsia="Tahoma" w:hAnsi="Cambria Math" w:cs="Times New Roman"/>
                      </w:rPr>
                      <m:t>n</m:t>
                    </m:r>
                  </m:sup>
                  <m:e>
                    <m:sSub>
                      <m:sSubPr>
                        <m:ctrlPr>
                          <w:rPr>
                            <w:rFonts w:ascii="Cambria Math" w:eastAsia="Tahoma" w:hAnsi="Cambria Math" w:cs="Times New Roman"/>
                            <w:i/>
                          </w:rPr>
                        </m:ctrlPr>
                      </m:sSubPr>
                      <m:e>
                        <m:r>
                          <w:rPr>
                            <w:rFonts w:ascii="Cambria Math" w:eastAsia="Tahoma" w:hAnsi="Cambria Math" w:cs="Times New Roman"/>
                          </w:rPr>
                          <m:t>X</m:t>
                        </m:r>
                      </m:e>
                      <m:sub>
                        <m:r>
                          <w:rPr>
                            <w:rFonts w:ascii="Cambria Math" w:eastAsia="Tahoma" w:hAnsi="Cambria Math" w:cs="Times New Roman"/>
                          </w:rPr>
                          <m:t>i</m:t>
                        </m:r>
                      </m:sub>
                    </m:sSub>
                  </m:e>
                </m:nary>
              </m:oMath>
            </m:oMathPara>
          </w:p>
        </w:tc>
        <w:tc>
          <w:tcPr>
            <w:tcW w:w="513" w:type="pct"/>
          </w:tcPr>
          <w:p w14:paraId="411BC11F" w14:textId="10DE845E" w:rsidR="00D44A7F" w:rsidRPr="000A0F64" w:rsidRDefault="00D44A7F" w:rsidP="003A22BD">
            <w:pPr>
              <w:spacing w:line="360" w:lineRule="auto"/>
              <w:rPr>
                <w:rFonts w:eastAsia="Tahoma" w:cs="Times New Roman"/>
              </w:rPr>
            </w:pPr>
            <w:r w:rsidRPr="000A0F64">
              <w:rPr>
                <w:rFonts w:eastAsia="Tahoma" w:cs="Times New Roman"/>
              </w:rPr>
              <w:t>(</w:t>
            </w:r>
            <w:r w:rsidR="00913125" w:rsidRPr="000A0F64">
              <w:rPr>
                <w:rFonts w:eastAsia="Tahoma" w:cs="Times New Roman"/>
              </w:rPr>
              <w:t>8</w:t>
            </w:r>
            <w:r w:rsidRPr="000A0F64">
              <w:rPr>
                <w:rFonts w:eastAsia="Tahoma" w:cs="Times New Roman"/>
              </w:rPr>
              <w:t>)</w:t>
            </w:r>
          </w:p>
        </w:tc>
      </w:tr>
    </w:tbl>
    <w:p w14:paraId="1A55B143" w14:textId="25C7C58C" w:rsidR="00D44A7F" w:rsidRPr="000A0F64" w:rsidRDefault="00D44A7F" w:rsidP="00183C21">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rPr>
      </w:pPr>
      <w:r w:rsidRPr="000A0F64">
        <w:rPr>
          <w:rFonts w:eastAsia="Tahoma" w:cs="Times New Roman"/>
          <w:bCs/>
        </w:rPr>
        <w:t>and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0"/>
        <w:gridCol w:w="926"/>
      </w:tblGrid>
      <w:tr w:rsidR="0005269B" w:rsidRPr="000A0F64" w14:paraId="37A6635D" w14:textId="77777777" w:rsidTr="003A22BD">
        <w:trPr>
          <w:trHeight w:val="20"/>
        </w:trPr>
        <w:tc>
          <w:tcPr>
            <w:tcW w:w="4487" w:type="pct"/>
          </w:tcPr>
          <w:p w14:paraId="1C0D307E" w14:textId="115668CF" w:rsidR="00D44A7F" w:rsidRPr="000A0F64" w:rsidRDefault="00000000" w:rsidP="003A22BD">
            <w:pPr>
              <w:spacing w:line="360" w:lineRule="auto"/>
              <w:rPr>
                <w:rFonts w:eastAsia="Tahoma" w:cs="Times New Roman"/>
              </w:rPr>
            </w:pPr>
            <m:oMathPara>
              <m:oMath>
                <m:sSub>
                  <m:sSubPr>
                    <m:ctrlPr>
                      <w:rPr>
                        <w:rFonts w:ascii="Cambria Math" w:eastAsia="Tahoma" w:hAnsi="Cambria Math" w:cs="Times New Roman"/>
                        <w:i/>
                      </w:rPr>
                    </m:ctrlPr>
                  </m:sSubPr>
                  <m:e>
                    <m:r>
                      <w:rPr>
                        <w:rFonts w:ascii="Cambria Math" w:eastAsia="Tahoma" w:hAnsi="Cambria Math" w:cs="Times New Roman"/>
                      </w:rPr>
                      <m:t>σX</m:t>
                    </m:r>
                  </m:e>
                  <m:sub>
                    <m:r>
                      <w:rPr>
                        <w:rFonts w:ascii="Cambria Math" w:eastAsia="Tahoma" w:hAnsi="Cambria Math" w:cs="Times New Roman"/>
                      </w:rPr>
                      <m:t>i</m:t>
                    </m:r>
                  </m:sub>
                </m:sSub>
                <m:r>
                  <w:rPr>
                    <w:rFonts w:ascii="Cambria Math" w:eastAsia="Tahoma" w:hAnsi="Cambria Math" w:cs="Times New Roman"/>
                  </w:rPr>
                  <m:t xml:space="preserve">= </m:t>
                </m:r>
                <m:rad>
                  <m:radPr>
                    <m:degHide m:val="1"/>
                    <m:ctrlPr>
                      <w:rPr>
                        <w:rFonts w:ascii="Cambria Math" w:eastAsia="Tahoma" w:hAnsi="Cambria Math" w:cs="Times New Roman"/>
                        <w:i/>
                      </w:rPr>
                    </m:ctrlPr>
                  </m:radPr>
                  <m:deg/>
                  <m:e>
                    <m:f>
                      <m:fPr>
                        <m:ctrlPr>
                          <w:rPr>
                            <w:rFonts w:ascii="Cambria Math" w:eastAsia="Tahoma" w:hAnsi="Cambria Math" w:cs="Times New Roman"/>
                            <w:i/>
                          </w:rPr>
                        </m:ctrlPr>
                      </m:fPr>
                      <m:num>
                        <m:nary>
                          <m:naryPr>
                            <m:chr m:val="∑"/>
                            <m:limLoc m:val="undOvr"/>
                            <m:ctrlPr>
                              <w:rPr>
                                <w:rFonts w:ascii="Cambria Math" w:eastAsia="Tahoma" w:hAnsi="Cambria Math" w:cs="Times New Roman"/>
                                <w:i/>
                              </w:rPr>
                            </m:ctrlPr>
                          </m:naryPr>
                          <m:sub>
                            <m:r>
                              <w:rPr>
                                <w:rFonts w:ascii="Cambria Math" w:eastAsia="Tahoma" w:hAnsi="Cambria Math" w:cs="Times New Roman"/>
                              </w:rPr>
                              <m:t>i=1</m:t>
                            </m:r>
                          </m:sub>
                          <m:sup>
                            <m:r>
                              <w:rPr>
                                <w:rFonts w:ascii="Cambria Math" w:eastAsia="Tahoma" w:hAnsi="Cambria Math" w:cs="Times New Roman"/>
                              </w:rPr>
                              <m:t>n</m:t>
                            </m:r>
                          </m:sup>
                          <m:e>
                            <m:sSup>
                              <m:sSupPr>
                                <m:ctrlPr>
                                  <w:rPr>
                                    <w:rFonts w:ascii="Cambria Math" w:eastAsia="Tahoma" w:hAnsi="Cambria Math" w:cs="Times New Roman"/>
                                    <w:i/>
                                  </w:rPr>
                                </m:ctrlPr>
                              </m:sSupPr>
                              <m:e>
                                <m:r>
                                  <w:rPr>
                                    <w:rFonts w:ascii="Cambria Math" w:eastAsia="Tahoma" w:hAnsi="Cambria Math" w:cs="Times New Roman"/>
                                  </w:rPr>
                                  <m:t>(</m:t>
                                </m:r>
                                <m:sSub>
                                  <m:sSubPr>
                                    <m:ctrlPr>
                                      <w:rPr>
                                        <w:rFonts w:ascii="Cambria Math" w:eastAsia="Tahoma" w:hAnsi="Cambria Math" w:cs="Times New Roman"/>
                                        <w:i/>
                                      </w:rPr>
                                    </m:ctrlPr>
                                  </m:sSubPr>
                                  <m:e>
                                    <m:r>
                                      <w:rPr>
                                        <w:rFonts w:ascii="Cambria Math" w:eastAsia="Tahoma" w:hAnsi="Cambria Math" w:cs="Times New Roman"/>
                                      </w:rPr>
                                      <m:t>X</m:t>
                                    </m:r>
                                  </m:e>
                                  <m:sub>
                                    <m:r>
                                      <w:rPr>
                                        <w:rFonts w:ascii="Cambria Math" w:eastAsia="Tahoma" w:hAnsi="Cambria Math" w:cs="Times New Roman"/>
                                      </w:rPr>
                                      <m:t>i</m:t>
                                    </m:r>
                                  </m:sub>
                                </m:sSub>
                                <m:r>
                                  <w:rPr>
                                    <w:rFonts w:ascii="Cambria Math" w:eastAsia="Tahoma" w:hAnsi="Cambria Math" w:cs="Times New Roman"/>
                                  </w:rPr>
                                  <m:t>-</m:t>
                                </m:r>
                                <m:sSub>
                                  <m:sSubPr>
                                    <m:ctrlPr>
                                      <w:rPr>
                                        <w:rFonts w:ascii="Cambria Math" w:eastAsia="Tahoma" w:hAnsi="Cambria Math" w:cs="Times New Roman"/>
                                        <w:i/>
                                      </w:rPr>
                                    </m:ctrlPr>
                                  </m:sSubPr>
                                  <m:e>
                                    <m:r>
                                      <w:rPr>
                                        <w:rFonts w:ascii="Cambria Math" w:eastAsia="Tahoma" w:hAnsi="Cambria Math" w:cs="Times New Roman"/>
                                      </w:rPr>
                                      <m:t>μX</m:t>
                                    </m:r>
                                  </m:e>
                                  <m:sub>
                                    <m:r>
                                      <w:rPr>
                                        <w:rFonts w:ascii="Cambria Math" w:eastAsia="Tahoma" w:hAnsi="Cambria Math" w:cs="Times New Roman"/>
                                      </w:rPr>
                                      <m:t>i</m:t>
                                    </m:r>
                                  </m:sub>
                                </m:sSub>
                                <m:r>
                                  <w:rPr>
                                    <w:rFonts w:ascii="Cambria Math" w:eastAsia="Tahoma" w:hAnsi="Cambria Math" w:cs="Times New Roman"/>
                                  </w:rPr>
                                  <m:t>)</m:t>
                                </m:r>
                              </m:e>
                              <m:sup>
                                <m:r>
                                  <w:rPr>
                                    <w:rFonts w:ascii="Cambria Math" w:eastAsia="Tahoma" w:hAnsi="Cambria Math" w:cs="Times New Roman"/>
                                  </w:rPr>
                                  <m:t>2</m:t>
                                </m:r>
                              </m:sup>
                            </m:sSup>
                          </m:e>
                        </m:nary>
                      </m:num>
                      <m:den>
                        <m:sSub>
                          <m:sSubPr>
                            <m:ctrlPr>
                              <w:rPr>
                                <w:rFonts w:ascii="Cambria Math" w:eastAsia="Tahoma" w:hAnsi="Cambria Math" w:cs="Times New Roman"/>
                                <w:i/>
                              </w:rPr>
                            </m:ctrlPr>
                          </m:sSubPr>
                          <m:e>
                            <m:r>
                              <w:rPr>
                                <w:rFonts w:ascii="Cambria Math" w:eastAsia="Tahoma" w:hAnsi="Cambria Math" w:cs="Times New Roman"/>
                              </w:rPr>
                              <m:t>NX</m:t>
                            </m:r>
                          </m:e>
                          <m:sub>
                            <m:r>
                              <w:rPr>
                                <w:rFonts w:ascii="Cambria Math" w:eastAsia="Tahoma" w:hAnsi="Cambria Math" w:cs="Times New Roman"/>
                              </w:rPr>
                              <m:t>i</m:t>
                            </m:r>
                          </m:sub>
                        </m:sSub>
                      </m:den>
                    </m:f>
                  </m:e>
                </m:rad>
              </m:oMath>
            </m:oMathPara>
          </w:p>
        </w:tc>
        <w:tc>
          <w:tcPr>
            <w:tcW w:w="513" w:type="pct"/>
          </w:tcPr>
          <w:p w14:paraId="4109FFC8" w14:textId="7426F9EB" w:rsidR="00D44A7F" w:rsidRPr="000A0F64" w:rsidRDefault="00D44A7F" w:rsidP="003A22BD">
            <w:pPr>
              <w:spacing w:line="360" w:lineRule="auto"/>
              <w:rPr>
                <w:rFonts w:eastAsia="Tahoma" w:cs="Times New Roman"/>
              </w:rPr>
            </w:pPr>
            <w:r w:rsidRPr="000A0F64">
              <w:rPr>
                <w:rFonts w:eastAsia="Tahoma" w:cs="Times New Roman"/>
              </w:rPr>
              <w:t>(</w:t>
            </w:r>
            <w:r w:rsidR="00913125" w:rsidRPr="000A0F64">
              <w:rPr>
                <w:rFonts w:eastAsia="Tahoma" w:cs="Times New Roman"/>
              </w:rPr>
              <w:t>9</w:t>
            </w:r>
            <w:r w:rsidRPr="000A0F64">
              <w:rPr>
                <w:rFonts w:eastAsia="Tahoma" w:cs="Times New Roman"/>
              </w:rPr>
              <w:t>)</w:t>
            </w:r>
          </w:p>
        </w:tc>
      </w:tr>
    </w:tbl>
    <w:p w14:paraId="0DE7137D" w14:textId="18FFCE38" w:rsidR="0079052B" w:rsidRPr="00FA38F0" w:rsidRDefault="00662E10" w:rsidP="0079052B">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color w:val="C00000"/>
        </w:rPr>
      </w:pPr>
      <w:commentRangeStart w:id="229"/>
      <w:commentRangeStart w:id="230"/>
      <w:commentRangeStart w:id="231"/>
      <w:commentRangeStart w:id="232"/>
      <w:commentRangeStart w:id="233"/>
      <w:r w:rsidRPr="00FA38F0">
        <w:rPr>
          <w:rFonts w:eastAsia="Tahoma" w:cs="Times New Roman"/>
          <w:bCs/>
          <w:color w:val="C00000"/>
        </w:rPr>
        <w:t>(</w:t>
      </w:r>
      <w:r w:rsidRPr="00FA38F0">
        <w:rPr>
          <w:rFonts w:eastAsia="Tahoma" w:cs="Times New Roman"/>
          <w:bCs/>
          <w:i/>
          <w:iCs/>
          <w:color w:val="C00000"/>
        </w:rPr>
        <w:t>iv</w:t>
      </w:r>
      <w:r w:rsidRPr="00FA38F0">
        <w:rPr>
          <w:rFonts w:eastAsia="Tahoma" w:cs="Times New Roman"/>
          <w:bCs/>
          <w:color w:val="C00000"/>
        </w:rPr>
        <w:t xml:space="preserve">) </w:t>
      </w:r>
      <w:r w:rsidR="002038F2" w:rsidRPr="00FA38F0">
        <w:rPr>
          <w:rFonts w:eastAsia="Tahoma" w:cs="Times New Roman"/>
          <w:bCs/>
          <w:color w:val="C00000"/>
        </w:rPr>
        <w:t>Linking impacts to villages</w:t>
      </w:r>
      <w:commentRangeEnd w:id="229"/>
      <w:r w:rsidR="00BF2D8A" w:rsidRPr="00FA38F0">
        <w:rPr>
          <w:rStyle w:val="CommentReference"/>
          <w:rFonts w:cs="Times New Roman"/>
          <w:bCs/>
          <w:color w:val="C00000"/>
          <w:sz w:val="22"/>
          <w:szCs w:val="22"/>
        </w:rPr>
        <w:commentReference w:id="229"/>
      </w:r>
      <w:commentRangeEnd w:id="230"/>
      <w:r w:rsidR="00B95B6B" w:rsidRPr="00FA38F0">
        <w:rPr>
          <w:rStyle w:val="CommentReference"/>
          <w:rFonts w:cs="Times New Roman"/>
          <w:bCs/>
          <w:color w:val="C00000"/>
          <w:sz w:val="22"/>
          <w:szCs w:val="22"/>
        </w:rPr>
        <w:commentReference w:id="230"/>
      </w:r>
      <w:commentRangeEnd w:id="231"/>
      <w:r w:rsidR="004B2AA0" w:rsidRPr="00FA38F0">
        <w:rPr>
          <w:rStyle w:val="CommentReference"/>
          <w:rFonts w:cs="Times New Roman"/>
          <w:bCs/>
          <w:color w:val="C00000"/>
          <w:sz w:val="22"/>
          <w:szCs w:val="22"/>
        </w:rPr>
        <w:commentReference w:id="231"/>
      </w:r>
      <w:commentRangeEnd w:id="232"/>
      <w:r w:rsidR="0028775E" w:rsidRPr="00FA38F0">
        <w:rPr>
          <w:rStyle w:val="CommentReference"/>
          <w:rFonts w:cs="Times New Roman"/>
          <w:bCs/>
          <w:color w:val="C00000"/>
          <w:sz w:val="22"/>
          <w:szCs w:val="22"/>
        </w:rPr>
        <w:commentReference w:id="232"/>
      </w:r>
      <w:commentRangeEnd w:id="233"/>
      <w:r w:rsidR="00DC4224" w:rsidRPr="00FA38F0">
        <w:rPr>
          <w:rStyle w:val="CommentReference"/>
          <w:rFonts w:cs="Times New Roman"/>
          <w:bCs/>
          <w:color w:val="C00000"/>
          <w:sz w:val="22"/>
          <w:szCs w:val="22"/>
        </w:rPr>
        <w:commentReference w:id="233"/>
      </w:r>
    </w:p>
    <w:p w14:paraId="07A95E89" w14:textId="684F3A28" w:rsidR="001F77AE" w:rsidRPr="000A0F64" w:rsidRDefault="009A3230" w:rsidP="003F2588">
      <w:pPr>
        <w:pBdr>
          <w:top w:val="none" w:sz="0" w:space="0" w:color="D9D9E3"/>
          <w:left w:val="none" w:sz="0" w:space="0" w:color="D9D9E3"/>
          <w:bottom w:val="none" w:sz="0" w:space="0" w:color="D9D9E3"/>
          <w:right w:val="none" w:sz="0" w:space="0" w:color="D9D9E3"/>
          <w:between w:val="none" w:sz="0" w:space="0" w:color="D9D9E3"/>
        </w:pBdr>
        <w:spacing w:line="360" w:lineRule="auto"/>
        <w:rPr>
          <w:rStyle w:val="issue-underline"/>
          <w:rFonts w:cs="Times New Roman"/>
          <w:color w:val="000000"/>
        </w:rPr>
      </w:pPr>
      <w:r w:rsidRPr="000A0F64">
        <w:rPr>
          <w:rFonts w:cs="Times New Roman"/>
          <w:color w:val="000000"/>
        </w:rPr>
        <w:t xml:space="preserve">To assign </w:t>
      </w:r>
      <w:r w:rsidR="00CF7FB9">
        <w:rPr>
          <w:rFonts w:cs="Times New Roman"/>
          <w:color w:val="000000"/>
        </w:rPr>
        <w:t>impact</w:t>
      </w:r>
      <w:r w:rsidRPr="000A0F64">
        <w:rPr>
          <w:rFonts w:cs="Times New Roman"/>
          <w:color w:val="000000"/>
        </w:rPr>
        <w:t xml:space="preserve"> metrics to coastal villages, we assumed that potential impact dissipated with distance from a village.</w:t>
      </w:r>
      <w:r w:rsidRPr="000A0F64">
        <w:rPr>
          <w:rStyle w:val="apple-converted-space"/>
          <w:rFonts w:cs="Times New Roman"/>
          <w:color w:val="000000"/>
        </w:rPr>
        <w:t> </w:t>
      </w:r>
      <w:r w:rsidRPr="000A0F64">
        <w:rPr>
          <w:rFonts w:cs="Times New Roman"/>
          <w:color w:val="000000"/>
        </w:rPr>
        <w:t xml:space="preserve">Thus, we generated weights proportional to the inverse of the distance between the village point and the impact grid raised to a power value of </w:t>
      </w:r>
      <w:r w:rsidRPr="000A0F64">
        <w:rPr>
          <w:rFonts w:cs="Times New Roman"/>
          <w:i/>
          <w:iCs/>
          <w:color w:val="000000"/>
        </w:rPr>
        <w:t xml:space="preserve">p </w:t>
      </w:r>
      <w:r w:rsidRPr="000A0F64">
        <w:rPr>
          <w:rFonts w:cs="Times New Roman"/>
          <w:color w:val="000000"/>
        </w:rPr>
        <w:t>(</w:t>
      </w:r>
      <w:r w:rsidRPr="000A0F64">
        <w:rPr>
          <w:rFonts w:cs="Times New Roman"/>
          <w:b/>
          <w:bCs/>
          <w:color w:val="000000"/>
        </w:rPr>
        <w:t>van Sickle et al., 2008</w:t>
      </w:r>
      <w:r w:rsidRPr="000A0F64">
        <w:rPr>
          <w:rFonts w:cs="Times New Roman"/>
          <w:color w:val="000000"/>
        </w:rPr>
        <w:t xml:space="preserve">). </w:t>
      </w:r>
      <w:r w:rsidRPr="000A0F64">
        <w:rPr>
          <w:rFonts w:cs="Times New Roman"/>
          <w:color w:val="000000"/>
        </w:rPr>
        <w:lastRenderedPageBreak/>
        <w:t>Accordingly, as the distance between the village point and the impact grid increases, weights decrease rapidly.</w:t>
      </w:r>
      <w:r w:rsidRPr="000A0F64">
        <w:rPr>
          <w:rStyle w:val="apple-converted-space"/>
          <w:rFonts w:cs="Times New Roman"/>
          <w:color w:val="000000"/>
        </w:rPr>
        <w:t> </w:t>
      </w:r>
      <w:r w:rsidRPr="000A0F64">
        <w:rPr>
          <w:rFonts w:cs="Times New Roman"/>
          <w:color w:val="000000"/>
        </w:rPr>
        <w:t xml:space="preserve">Based on the value of </w:t>
      </w:r>
      <w:r w:rsidRPr="000A0F64">
        <w:rPr>
          <w:rFonts w:cs="Times New Roman"/>
          <w:i/>
          <w:iCs/>
          <w:color w:val="000000"/>
        </w:rPr>
        <w:t>p</w:t>
      </w:r>
      <w:r w:rsidRPr="000A0F64">
        <w:rPr>
          <w:rFonts w:cs="Times New Roman"/>
          <w:color w:val="000000"/>
        </w:rPr>
        <w:t>, the rate at which the weights decrease varies.</w:t>
      </w:r>
      <w:r w:rsidRPr="000A0F64">
        <w:rPr>
          <w:rStyle w:val="apple-converted-space"/>
          <w:rFonts w:cs="Times New Roman"/>
          <w:color w:val="000000"/>
        </w:rPr>
        <w:t> </w:t>
      </w:r>
      <w:r w:rsidRPr="000A0F64">
        <w:rPr>
          <w:rFonts w:cs="Times New Roman"/>
          <w:color w:val="000000"/>
        </w:rPr>
        <w:t xml:space="preserve">We used a </w:t>
      </w:r>
      <w:r w:rsidRPr="000A0F64">
        <w:rPr>
          <w:rFonts w:cs="Times New Roman"/>
          <w:i/>
          <w:iCs/>
          <w:color w:val="000000"/>
        </w:rPr>
        <w:t>p</w:t>
      </w:r>
      <w:r w:rsidRPr="000A0F64">
        <w:rPr>
          <w:rFonts w:cs="Times New Roman"/>
          <w:color w:val="000000"/>
        </w:rPr>
        <w:t xml:space="preserve"> value of 1, such that at a village point, the predicted impact weight is 1 and decreases with</w:t>
      </w:r>
      <w:r w:rsidRPr="000A0F64">
        <w:rPr>
          <w:rStyle w:val="apple-converted-space"/>
          <w:rFonts w:cs="Times New Roman"/>
          <w:color w:val="000000"/>
        </w:rPr>
        <w:t> </w:t>
      </w:r>
      <w:r w:rsidRPr="000A0F64">
        <w:rPr>
          <w:rFonts w:cs="Times New Roman"/>
          <w:color w:val="000000"/>
        </w:rPr>
        <w:t>distance away</w:t>
      </w:r>
      <w:r w:rsidRPr="000A0F64">
        <w:rPr>
          <w:rStyle w:val="apple-converted-space"/>
          <w:rFonts w:cs="Times New Roman"/>
          <w:color w:val="000000"/>
        </w:rPr>
        <w:t> </w:t>
      </w:r>
      <w:r w:rsidRPr="000A0F64">
        <w:rPr>
          <w:rFonts w:cs="Times New Roman"/>
          <w:color w:val="000000"/>
        </w:rPr>
        <w:t>from the village point. This method is</w:t>
      </w:r>
      <w:r w:rsidRPr="000A0F64">
        <w:rPr>
          <w:rStyle w:val="apple-converted-space"/>
          <w:rFonts w:cs="Times New Roman"/>
          <w:color w:val="000000"/>
        </w:rPr>
        <w:t xml:space="preserve"> known</w:t>
      </w:r>
      <w:r w:rsidRPr="000A0F64">
        <w:rPr>
          <w:rStyle w:val="issue-underline"/>
          <w:rFonts w:cs="Times New Roman"/>
          <w:color w:val="000000"/>
        </w:rPr>
        <w:t xml:space="preserve"> as</w:t>
      </w:r>
      <w:r w:rsidRPr="000A0F64">
        <w:rPr>
          <w:rStyle w:val="apple-converted-space"/>
          <w:rFonts w:cs="Times New Roman"/>
          <w:color w:val="000000"/>
        </w:rPr>
        <w:t> </w:t>
      </w:r>
      <w:r w:rsidRPr="000A0F64">
        <w:rPr>
          <w:rStyle w:val="issue-underline"/>
          <w:rFonts w:cs="Times New Roman"/>
          <w:color w:val="000000"/>
        </w:rPr>
        <w:t>Inverse</w:t>
      </w:r>
      <w:r w:rsidRPr="000A0F64">
        <w:rPr>
          <w:rStyle w:val="apple-converted-space"/>
          <w:rFonts w:cs="Times New Roman"/>
          <w:color w:val="000000"/>
        </w:rPr>
        <w:t> </w:t>
      </w:r>
      <w:r w:rsidR="00C506FF" w:rsidRPr="000A0F64">
        <w:rPr>
          <w:rFonts w:cs="Times New Roman"/>
          <w:color w:val="000000"/>
        </w:rPr>
        <w:t>D</w:t>
      </w:r>
      <w:r w:rsidRPr="000A0F64">
        <w:rPr>
          <w:rFonts w:cs="Times New Roman"/>
          <w:color w:val="000000"/>
        </w:rPr>
        <w:t>istance</w:t>
      </w:r>
      <w:r w:rsidRPr="000A0F64">
        <w:rPr>
          <w:rStyle w:val="apple-converted-space"/>
          <w:rFonts w:cs="Times New Roman"/>
          <w:color w:val="000000"/>
        </w:rPr>
        <w:t> </w:t>
      </w:r>
      <w:r w:rsidR="00C506FF" w:rsidRPr="000A0F64">
        <w:rPr>
          <w:rFonts w:cs="Times New Roman"/>
          <w:color w:val="000000"/>
        </w:rPr>
        <w:t>W</w:t>
      </w:r>
      <w:r w:rsidRPr="000A0F64">
        <w:rPr>
          <w:rFonts w:cs="Times New Roman"/>
          <w:color w:val="000000"/>
        </w:rPr>
        <w:t>eighting</w:t>
      </w:r>
      <w:r w:rsidRPr="000A0F64">
        <w:rPr>
          <w:rStyle w:val="apple-converted-space"/>
          <w:rFonts w:cs="Times New Roman"/>
          <w:color w:val="000000"/>
        </w:rPr>
        <w:t> </w:t>
      </w:r>
      <w:r w:rsidRPr="000A0F64">
        <w:rPr>
          <w:rFonts w:cs="Times New Roman"/>
          <w:color w:val="000000"/>
        </w:rPr>
        <w:t>(IDW) and is commonly applied to data interpolation. To calculate village level</w:t>
      </w:r>
      <w:r w:rsidRPr="000A0F64">
        <w:rPr>
          <w:rStyle w:val="apple-converted-space"/>
          <w:rFonts w:cs="Times New Roman"/>
          <w:color w:val="000000"/>
        </w:rPr>
        <w:t> </w:t>
      </w:r>
      <w:proofErr w:type="spellStart"/>
      <w:r w:rsidR="00F76BB8">
        <w:rPr>
          <w:rStyle w:val="issue-underline"/>
          <w:rFonts w:cs="Times New Roman"/>
          <w:i/>
          <w:iCs/>
          <w:color w:val="000000"/>
        </w:rPr>
        <w:t>IR</w:t>
      </w:r>
      <w:r w:rsidR="00734984">
        <w:rPr>
          <w:rStyle w:val="issue-underline"/>
          <w:rFonts w:cs="Times New Roman"/>
          <w:i/>
          <w:iCs/>
          <w:color w:val="000000"/>
          <w:vertAlign w:val="subscript"/>
        </w:rPr>
        <w:t>v</w:t>
      </w:r>
      <w:proofErr w:type="spellEnd"/>
      <w:r w:rsidRPr="000A0F64">
        <w:rPr>
          <w:rStyle w:val="issue-underline"/>
          <w:rFonts w:cs="Times New Roman"/>
          <w:color w:val="000000"/>
        </w:rPr>
        <w:t>,</w:t>
      </w:r>
      <w:r w:rsidRPr="000A0F64">
        <w:rPr>
          <w:rStyle w:val="apple-converted-space"/>
          <w:rFonts w:cs="Times New Roman"/>
          <w:color w:val="000000"/>
        </w:rPr>
        <w:t> </w:t>
      </w:r>
      <w:r w:rsidRPr="000A0F64">
        <w:rPr>
          <w:rFonts w:cs="Times New Roman"/>
          <w:color w:val="000000"/>
        </w:rPr>
        <w:t>we applied the weights to the impact in the risk equation</w:t>
      </w:r>
      <w:r w:rsidRPr="000A0F64">
        <w:rPr>
          <w:rStyle w:val="issue-underline"/>
          <w:rFonts w:cs="Times New Roman"/>
          <w:color w:val="000000"/>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0"/>
        <w:gridCol w:w="926"/>
      </w:tblGrid>
      <w:tr w:rsidR="00F76BB8" w:rsidRPr="000A0F64" w14:paraId="7460E9B6" w14:textId="77777777" w:rsidTr="003A22BD">
        <w:trPr>
          <w:trHeight w:val="20"/>
        </w:trPr>
        <w:tc>
          <w:tcPr>
            <w:tcW w:w="4487" w:type="pct"/>
          </w:tcPr>
          <w:p w14:paraId="3A8B077C" w14:textId="7EC3D3C1" w:rsidR="00F76BB8" w:rsidRPr="000A0F64" w:rsidRDefault="00000000" w:rsidP="003A22BD">
            <w:pPr>
              <w:spacing w:line="360" w:lineRule="auto"/>
              <w:rPr>
                <w:rFonts w:eastAsia="Tahoma" w:cs="Times New Roman"/>
              </w:rPr>
            </w:pPr>
            <m:oMathPara>
              <m:oMath>
                <m:sSub>
                  <m:sSubPr>
                    <m:ctrlPr>
                      <w:rPr>
                        <w:rFonts w:ascii="Cambria Math" w:eastAsia="Tahoma" w:hAnsi="Cambria Math" w:cs="Times New Roman"/>
                        <w:i/>
                      </w:rPr>
                    </m:ctrlPr>
                  </m:sSubPr>
                  <m:e>
                    <m:r>
                      <w:rPr>
                        <w:rFonts w:ascii="Cambria Math" w:eastAsia="Tahoma" w:hAnsi="Cambria Math" w:cs="Times New Roman"/>
                      </w:rPr>
                      <m:t>IR</m:t>
                    </m:r>
                  </m:e>
                  <m:sub>
                    <m:r>
                      <w:rPr>
                        <w:rFonts w:ascii="Cambria Math" w:eastAsia="Tahoma" w:hAnsi="Cambria Math" w:cs="Times New Roman"/>
                      </w:rPr>
                      <m:t>v</m:t>
                    </m:r>
                  </m:sub>
                </m:sSub>
                <m:r>
                  <w:rPr>
                    <w:rFonts w:ascii="Cambria Math" w:eastAsia="Tahoma" w:hAnsi="Cambria Math" w:cs="Times New Roman"/>
                  </w:rPr>
                  <m:t xml:space="preserve">= </m:t>
                </m:r>
                <m:sSub>
                  <m:sSubPr>
                    <m:ctrlPr>
                      <w:rPr>
                        <w:rFonts w:ascii="Cambria Math" w:eastAsia="Tahoma" w:hAnsi="Cambria Math" w:cs="Times New Roman"/>
                        <w:i/>
                      </w:rPr>
                    </m:ctrlPr>
                  </m:sSubPr>
                  <m:e>
                    <m:acc>
                      <m:accPr>
                        <m:ctrlPr>
                          <w:rPr>
                            <w:rFonts w:ascii="Cambria Math" w:eastAsia="Tahoma" w:hAnsi="Cambria Math" w:cs="Times New Roman"/>
                            <w:i/>
                          </w:rPr>
                        </m:ctrlPr>
                      </m:accPr>
                      <m:e>
                        <m:r>
                          <w:rPr>
                            <w:rFonts w:ascii="Cambria Math" w:eastAsia="Tahoma" w:hAnsi="Cambria Math" w:cs="Times New Roman"/>
                          </w:rPr>
                          <m:t>I</m:t>
                        </m:r>
                      </m:e>
                    </m:acc>
                  </m:e>
                  <m:sub>
                    <m:r>
                      <w:rPr>
                        <w:rFonts w:ascii="Cambria Math" w:eastAsia="Tahoma" w:hAnsi="Cambria Math" w:cs="Times New Roman"/>
                      </w:rPr>
                      <m:t>v</m:t>
                    </m:r>
                  </m:sub>
                </m:sSub>
                <m:r>
                  <w:rPr>
                    <w:rFonts w:ascii="Cambria Math" w:eastAsia="Tahoma" w:hAnsi="Cambria Math" w:cs="Times New Roman"/>
                  </w:rPr>
                  <m:t>×</m:t>
                </m:r>
                <m:f>
                  <m:fPr>
                    <m:ctrlPr>
                      <w:rPr>
                        <w:rFonts w:ascii="Cambria Math" w:eastAsia="Tahoma" w:hAnsi="Cambria Math" w:cs="Times New Roman"/>
                        <w:i/>
                      </w:rPr>
                    </m:ctrlPr>
                  </m:fPr>
                  <m:num>
                    <m:sSub>
                      <m:sSubPr>
                        <m:ctrlPr>
                          <w:rPr>
                            <w:rFonts w:ascii="Cambria Math" w:eastAsia="Tahoma" w:hAnsi="Cambria Math" w:cs="Times New Roman"/>
                            <w:i/>
                          </w:rPr>
                        </m:ctrlPr>
                      </m:sSubPr>
                      <m:e>
                        <m:r>
                          <w:rPr>
                            <w:rFonts w:ascii="Cambria Math" w:eastAsia="Tahoma" w:hAnsi="Cambria Math" w:cs="Times New Roman"/>
                          </w:rPr>
                          <m:t>S</m:t>
                        </m:r>
                      </m:e>
                      <m:sub>
                        <m:r>
                          <w:rPr>
                            <w:rFonts w:ascii="Cambria Math" w:eastAsia="Tahoma" w:hAnsi="Cambria Math" w:cs="Times New Roman"/>
                          </w:rPr>
                          <m:t>v</m:t>
                        </m:r>
                      </m:sub>
                    </m:sSub>
                  </m:num>
                  <m:den>
                    <m:sSub>
                      <m:sSubPr>
                        <m:ctrlPr>
                          <w:rPr>
                            <w:rFonts w:ascii="Cambria Math" w:eastAsia="Tahoma" w:hAnsi="Cambria Math" w:cs="Times New Roman"/>
                            <w:i/>
                          </w:rPr>
                        </m:ctrlPr>
                      </m:sSubPr>
                      <m:e>
                        <m:r>
                          <w:rPr>
                            <w:rFonts w:ascii="Cambria Math" w:eastAsia="Tahoma" w:hAnsi="Cambria Math" w:cs="Times New Roman"/>
                          </w:rPr>
                          <m:t>A</m:t>
                        </m:r>
                      </m:e>
                      <m:sub>
                        <m:r>
                          <w:rPr>
                            <w:rFonts w:ascii="Cambria Math" w:eastAsia="Tahoma" w:hAnsi="Cambria Math" w:cs="Times New Roman"/>
                          </w:rPr>
                          <m:t>v</m:t>
                        </m:r>
                      </m:sub>
                    </m:sSub>
                  </m:den>
                </m:f>
                <m:r>
                  <w:rPr>
                    <w:rFonts w:ascii="Cambria Math" w:eastAsia="Tahoma" w:hAnsi="Cambria Math" w:cs="Times New Roman"/>
                  </w:rPr>
                  <m:t xml:space="preserve"> </m:t>
                </m:r>
              </m:oMath>
            </m:oMathPara>
          </w:p>
        </w:tc>
        <w:tc>
          <w:tcPr>
            <w:tcW w:w="513" w:type="pct"/>
          </w:tcPr>
          <w:p w14:paraId="02AAFAB7" w14:textId="5AB33F3F" w:rsidR="00F76BB8" w:rsidRPr="000A0F64" w:rsidRDefault="00F76BB8" w:rsidP="003A22BD">
            <w:pPr>
              <w:spacing w:line="360" w:lineRule="auto"/>
              <w:rPr>
                <w:rFonts w:eastAsia="Tahoma" w:cs="Times New Roman"/>
              </w:rPr>
            </w:pPr>
            <w:r w:rsidRPr="000A0F64">
              <w:rPr>
                <w:rFonts w:eastAsia="Tahoma" w:cs="Times New Roman"/>
              </w:rPr>
              <w:t>(</w:t>
            </w:r>
            <w:r>
              <w:rPr>
                <w:rFonts w:eastAsia="Tahoma" w:cs="Times New Roman"/>
              </w:rPr>
              <w:t>10</w:t>
            </w:r>
            <w:r w:rsidRPr="000A0F64">
              <w:rPr>
                <w:rFonts w:eastAsia="Tahoma" w:cs="Times New Roman"/>
              </w:rPr>
              <w:t>)</w:t>
            </w:r>
          </w:p>
        </w:tc>
      </w:tr>
    </w:tbl>
    <w:p w14:paraId="14A4C710" w14:textId="37786A59" w:rsidR="001F77AE" w:rsidRDefault="00734984" w:rsidP="003F2588">
      <w:pPr>
        <w:pBdr>
          <w:top w:val="none" w:sz="0" w:space="0" w:color="D9D9E3"/>
          <w:left w:val="none" w:sz="0" w:space="0" w:color="D9D9E3"/>
          <w:bottom w:val="none" w:sz="0" w:space="0" w:color="D9D9E3"/>
          <w:right w:val="none" w:sz="0" w:space="0" w:color="D9D9E3"/>
          <w:between w:val="none" w:sz="0" w:space="0" w:color="D9D9E3"/>
        </w:pBdr>
        <w:spacing w:line="360" w:lineRule="auto"/>
        <w:rPr>
          <w:rFonts w:cs="Times New Roman"/>
        </w:rPr>
      </w:pPr>
      <w:r w:rsidRPr="002A7C3A">
        <w:rPr>
          <w:rStyle w:val="issue-underline"/>
          <w:rFonts w:cs="Times New Roman"/>
          <w:color w:val="000000"/>
        </w:rPr>
        <w:t xml:space="preserve">Where </w:t>
      </w:r>
      <m:oMath>
        <m:sSub>
          <m:sSubPr>
            <m:ctrlPr>
              <w:rPr>
                <w:rStyle w:val="issue-underline"/>
                <w:rFonts w:ascii="Cambria Math" w:hAnsi="Cambria Math" w:cs="Times New Roman"/>
                <w:i/>
                <w:color w:val="000000"/>
              </w:rPr>
            </m:ctrlPr>
          </m:sSubPr>
          <m:e>
            <m:acc>
              <m:accPr>
                <m:ctrlPr>
                  <w:rPr>
                    <w:rStyle w:val="issue-underline"/>
                    <w:rFonts w:ascii="Cambria Math" w:hAnsi="Cambria Math" w:cs="Times New Roman"/>
                    <w:i/>
                    <w:color w:val="000000"/>
                  </w:rPr>
                </m:ctrlPr>
              </m:accPr>
              <m:e>
                <m:r>
                  <w:rPr>
                    <w:rStyle w:val="issue-underline"/>
                    <w:rFonts w:ascii="Cambria Math" w:hAnsi="Cambria Math" w:cs="Times New Roman"/>
                    <w:color w:val="000000"/>
                  </w:rPr>
                  <m:t>I</m:t>
                </m:r>
              </m:e>
            </m:acc>
          </m:e>
          <m:sub>
            <m:r>
              <w:rPr>
                <w:rStyle w:val="issue-underline"/>
                <w:rFonts w:ascii="Cambria Math" w:hAnsi="Cambria Math" w:cs="Times New Roman"/>
                <w:color w:val="000000"/>
              </w:rPr>
              <m:t>v</m:t>
            </m:r>
          </m:sub>
        </m:sSub>
      </m:oMath>
      <w:r>
        <w:rPr>
          <w:rFonts w:cs="Times New Roman"/>
        </w:rPr>
        <w:t xml:space="preserve"> is the inverse distance weighted impacts estimated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0"/>
        <w:gridCol w:w="926"/>
      </w:tblGrid>
      <w:tr w:rsidR="00734984" w:rsidRPr="000A0F64" w14:paraId="7D154FBC" w14:textId="77777777" w:rsidTr="003A22BD">
        <w:trPr>
          <w:trHeight w:val="20"/>
        </w:trPr>
        <w:tc>
          <w:tcPr>
            <w:tcW w:w="4487" w:type="pct"/>
          </w:tcPr>
          <w:p w14:paraId="3D794380" w14:textId="584C6D45" w:rsidR="00734984" w:rsidRPr="000A0F64" w:rsidRDefault="00000000" w:rsidP="003A22BD">
            <w:pPr>
              <w:spacing w:line="360" w:lineRule="auto"/>
              <w:rPr>
                <w:rFonts w:eastAsia="Tahoma" w:cs="Times New Roman"/>
              </w:rPr>
            </w:pPr>
            <m:oMathPara>
              <m:oMath>
                <m:sSub>
                  <m:sSubPr>
                    <m:ctrlPr>
                      <w:rPr>
                        <w:rFonts w:ascii="Cambria Math" w:eastAsia="Tahoma" w:hAnsi="Cambria Math" w:cs="Times New Roman"/>
                        <w:i/>
                      </w:rPr>
                    </m:ctrlPr>
                  </m:sSubPr>
                  <m:e>
                    <m:acc>
                      <m:accPr>
                        <m:ctrlPr>
                          <w:rPr>
                            <w:rFonts w:ascii="Cambria Math" w:eastAsia="Tahoma" w:hAnsi="Cambria Math" w:cs="Times New Roman"/>
                            <w:i/>
                          </w:rPr>
                        </m:ctrlPr>
                      </m:accPr>
                      <m:e>
                        <m:r>
                          <w:rPr>
                            <w:rFonts w:ascii="Cambria Math" w:eastAsia="Tahoma" w:hAnsi="Cambria Math" w:cs="Times New Roman"/>
                          </w:rPr>
                          <m:t>I</m:t>
                        </m:r>
                      </m:e>
                    </m:acc>
                  </m:e>
                  <m:sub>
                    <m:r>
                      <w:rPr>
                        <w:rFonts w:ascii="Cambria Math" w:eastAsia="Tahoma" w:hAnsi="Cambria Math" w:cs="Times New Roman"/>
                      </w:rPr>
                      <m:t>v</m:t>
                    </m:r>
                  </m:sub>
                </m:sSub>
                <m:r>
                  <w:rPr>
                    <w:rFonts w:ascii="Cambria Math" w:eastAsia="Tahoma" w:hAnsi="Cambria Math" w:cs="Times New Roman"/>
                  </w:rPr>
                  <m:t xml:space="preserve">=  </m:t>
                </m:r>
                <m:f>
                  <m:fPr>
                    <m:ctrlPr>
                      <w:rPr>
                        <w:rFonts w:ascii="Cambria Math" w:eastAsia="Tahoma" w:hAnsi="Cambria Math" w:cs="Times New Roman"/>
                        <w:i/>
                      </w:rPr>
                    </m:ctrlPr>
                  </m:fPr>
                  <m:num>
                    <m:nary>
                      <m:naryPr>
                        <m:chr m:val="∑"/>
                        <m:limLoc m:val="subSup"/>
                        <m:ctrlPr>
                          <w:rPr>
                            <w:rFonts w:ascii="Cambria Math" w:eastAsia="Tahoma" w:hAnsi="Cambria Math" w:cs="Times New Roman"/>
                            <w:i/>
                          </w:rPr>
                        </m:ctrlPr>
                      </m:naryPr>
                      <m:sub>
                        <m:r>
                          <w:rPr>
                            <w:rFonts w:ascii="Cambria Math" w:eastAsia="Tahoma" w:hAnsi="Cambria Math" w:cs="Times New Roman"/>
                          </w:rPr>
                          <m:t>i=1</m:t>
                        </m:r>
                      </m:sub>
                      <m:sup>
                        <m:r>
                          <w:rPr>
                            <w:rFonts w:ascii="Cambria Math" w:eastAsia="Tahoma" w:hAnsi="Cambria Math" w:cs="Times New Roman"/>
                          </w:rPr>
                          <m:t>n</m:t>
                        </m:r>
                      </m:sup>
                      <m:e>
                        <m:f>
                          <m:fPr>
                            <m:ctrlPr>
                              <w:rPr>
                                <w:rFonts w:ascii="Cambria Math" w:eastAsia="Tahoma" w:hAnsi="Cambria Math" w:cs="Times New Roman"/>
                                <w:i/>
                              </w:rPr>
                            </m:ctrlPr>
                          </m:fPr>
                          <m:num>
                            <m:r>
                              <w:rPr>
                                <w:rFonts w:ascii="Cambria Math" w:eastAsia="Tahoma" w:hAnsi="Cambria Math" w:cs="Times New Roman"/>
                              </w:rPr>
                              <m:t>1</m:t>
                            </m:r>
                          </m:num>
                          <m:den>
                            <m:sSub>
                              <m:sSubPr>
                                <m:ctrlPr>
                                  <w:rPr>
                                    <w:rFonts w:ascii="Cambria Math" w:eastAsia="Tahoma" w:hAnsi="Cambria Math" w:cs="Times New Roman"/>
                                    <w:i/>
                                  </w:rPr>
                                </m:ctrlPr>
                              </m:sSubPr>
                              <m:e>
                                <m:sSup>
                                  <m:sSupPr>
                                    <m:ctrlPr>
                                      <w:rPr>
                                        <w:rFonts w:ascii="Cambria Math" w:eastAsia="Tahoma" w:hAnsi="Cambria Math" w:cs="Times New Roman"/>
                                        <w:i/>
                                      </w:rPr>
                                    </m:ctrlPr>
                                  </m:sSupPr>
                                  <m:e>
                                    <m:r>
                                      <w:rPr>
                                        <w:rFonts w:ascii="Cambria Math" w:eastAsia="Tahoma" w:hAnsi="Cambria Math" w:cs="Times New Roman"/>
                                      </w:rPr>
                                      <m:t>d</m:t>
                                    </m:r>
                                  </m:e>
                                  <m:sup>
                                    <m:r>
                                      <w:rPr>
                                        <w:rFonts w:ascii="Cambria Math" w:eastAsia="Tahoma" w:hAnsi="Cambria Math" w:cs="Times New Roman"/>
                                      </w:rPr>
                                      <m:t>p</m:t>
                                    </m:r>
                                  </m:sup>
                                </m:sSup>
                              </m:e>
                              <m:sub>
                                <m:r>
                                  <w:rPr>
                                    <w:rFonts w:ascii="Cambria Math" w:eastAsia="Tahoma" w:hAnsi="Cambria Math" w:cs="Times New Roman"/>
                                  </w:rPr>
                                  <m:t>i</m:t>
                                </m:r>
                              </m:sub>
                            </m:sSub>
                          </m:den>
                        </m:f>
                        <m:sSub>
                          <m:sSubPr>
                            <m:ctrlPr>
                              <w:rPr>
                                <w:rFonts w:ascii="Cambria Math" w:eastAsia="Tahoma" w:hAnsi="Cambria Math" w:cs="Times New Roman"/>
                                <w:i/>
                              </w:rPr>
                            </m:ctrlPr>
                          </m:sSubPr>
                          <m:e>
                            <m:r>
                              <w:rPr>
                                <w:rFonts w:ascii="Cambria Math" w:eastAsia="Tahoma" w:hAnsi="Cambria Math" w:cs="Times New Roman"/>
                              </w:rPr>
                              <m:t>I</m:t>
                            </m:r>
                          </m:e>
                          <m:sub>
                            <m:r>
                              <w:rPr>
                                <w:rFonts w:ascii="Cambria Math" w:eastAsia="Tahoma" w:hAnsi="Cambria Math" w:cs="Times New Roman"/>
                              </w:rPr>
                              <m:t>i</m:t>
                            </m:r>
                          </m:sub>
                        </m:sSub>
                      </m:e>
                    </m:nary>
                  </m:num>
                  <m:den>
                    <m:nary>
                      <m:naryPr>
                        <m:chr m:val="∑"/>
                        <m:limLoc m:val="undOvr"/>
                        <m:ctrlPr>
                          <w:rPr>
                            <w:rFonts w:ascii="Cambria Math" w:eastAsia="Tahoma" w:hAnsi="Cambria Math" w:cs="Times New Roman"/>
                            <w:i/>
                          </w:rPr>
                        </m:ctrlPr>
                      </m:naryPr>
                      <m:sub>
                        <m:r>
                          <w:rPr>
                            <w:rFonts w:ascii="Cambria Math" w:eastAsia="Tahoma" w:hAnsi="Cambria Math" w:cs="Times New Roman"/>
                          </w:rPr>
                          <m:t>i=1</m:t>
                        </m:r>
                      </m:sub>
                      <m:sup>
                        <m:r>
                          <w:rPr>
                            <w:rFonts w:ascii="Cambria Math" w:eastAsia="Tahoma" w:hAnsi="Cambria Math" w:cs="Times New Roman"/>
                          </w:rPr>
                          <m:t>n</m:t>
                        </m:r>
                      </m:sup>
                      <m:e>
                        <m:f>
                          <m:fPr>
                            <m:ctrlPr>
                              <w:rPr>
                                <w:rFonts w:ascii="Cambria Math" w:eastAsia="Tahoma" w:hAnsi="Cambria Math" w:cs="Times New Roman"/>
                                <w:i/>
                              </w:rPr>
                            </m:ctrlPr>
                          </m:fPr>
                          <m:num>
                            <m:r>
                              <w:rPr>
                                <w:rFonts w:ascii="Cambria Math" w:eastAsia="Tahoma" w:hAnsi="Cambria Math" w:cs="Times New Roman"/>
                              </w:rPr>
                              <m:t>1</m:t>
                            </m:r>
                          </m:num>
                          <m:den>
                            <m:sSub>
                              <m:sSubPr>
                                <m:ctrlPr>
                                  <w:rPr>
                                    <w:rFonts w:ascii="Cambria Math" w:eastAsia="Tahoma" w:hAnsi="Cambria Math" w:cs="Times New Roman"/>
                                    <w:i/>
                                  </w:rPr>
                                </m:ctrlPr>
                              </m:sSubPr>
                              <m:e>
                                <m:sSup>
                                  <m:sSupPr>
                                    <m:ctrlPr>
                                      <w:rPr>
                                        <w:rFonts w:ascii="Cambria Math" w:eastAsia="Tahoma" w:hAnsi="Cambria Math" w:cs="Times New Roman"/>
                                        <w:i/>
                                      </w:rPr>
                                    </m:ctrlPr>
                                  </m:sSupPr>
                                  <m:e>
                                    <m:r>
                                      <w:rPr>
                                        <w:rFonts w:ascii="Cambria Math" w:eastAsia="Tahoma" w:hAnsi="Cambria Math" w:cs="Times New Roman"/>
                                      </w:rPr>
                                      <m:t>d</m:t>
                                    </m:r>
                                  </m:e>
                                  <m:sup>
                                    <m:r>
                                      <w:rPr>
                                        <w:rFonts w:ascii="Cambria Math" w:eastAsia="Tahoma" w:hAnsi="Cambria Math" w:cs="Times New Roman"/>
                                      </w:rPr>
                                      <m:t>p</m:t>
                                    </m:r>
                                  </m:sup>
                                </m:sSup>
                              </m:e>
                              <m:sub>
                                <m:r>
                                  <w:rPr>
                                    <w:rFonts w:ascii="Cambria Math" w:eastAsia="Tahoma" w:hAnsi="Cambria Math" w:cs="Times New Roman"/>
                                  </w:rPr>
                                  <m:t>i</m:t>
                                </m:r>
                              </m:sub>
                            </m:sSub>
                          </m:den>
                        </m:f>
                      </m:e>
                    </m:nary>
                  </m:den>
                </m:f>
              </m:oMath>
            </m:oMathPara>
          </w:p>
        </w:tc>
        <w:tc>
          <w:tcPr>
            <w:tcW w:w="513" w:type="pct"/>
          </w:tcPr>
          <w:p w14:paraId="701F5539" w14:textId="74BFA4DE" w:rsidR="00734984" w:rsidRPr="000A0F64" w:rsidRDefault="00734984" w:rsidP="003A22BD">
            <w:pPr>
              <w:spacing w:line="360" w:lineRule="auto"/>
              <w:rPr>
                <w:rFonts w:eastAsia="Tahoma" w:cs="Times New Roman"/>
              </w:rPr>
            </w:pPr>
            <w:r w:rsidRPr="000A0F64">
              <w:rPr>
                <w:rFonts w:eastAsia="Tahoma" w:cs="Times New Roman"/>
              </w:rPr>
              <w:t>(</w:t>
            </w:r>
            <w:r>
              <w:rPr>
                <w:rFonts w:eastAsia="Tahoma" w:cs="Times New Roman"/>
              </w:rPr>
              <w:t>11</w:t>
            </w:r>
            <w:r w:rsidRPr="000A0F64">
              <w:rPr>
                <w:rFonts w:eastAsia="Tahoma" w:cs="Times New Roman"/>
              </w:rPr>
              <w:t>)</w:t>
            </w:r>
          </w:p>
        </w:tc>
      </w:tr>
    </w:tbl>
    <w:p w14:paraId="10756CAF" w14:textId="02B4C285" w:rsidR="001F77AE" w:rsidRPr="00FA38F0" w:rsidRDefault="001F77AE" w:rsidP="001F77AE">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color w:val="C00000"/>
        </w:rPr>
      </w:pPr>
      <w:r w:rsidRPr="00FA38F0">
        <w:rPr>
          <w:rFonts w:eastAsia="Tahoma" w:cs="Times New Roman"/>
          <w:bCs/>
          <w:color w:val="C00000"/>
        </w:rPr>
        <w:t>(</w:t>
      </w:r>
      <w:r w:rsidR="00C02960" w:rsidRPr="00FA38F0">
        <w:rPr>
          <w:rFonts w:eastAsia="Tahoma" w:cs="Times New Roman"/>
          <w:bCs/>
          <w:i/>
          <w:iCs/>
          <w:color w:val="C00000"/>
        </w:rPr>
        <w:t>v</w:t>
      </w:r>
      <w:r w:rsidRPr="00FA38F0">
        <w:rPr>
          <w:rFonts w:eastAsia="Tahoma" w:cs="Times New Roman"/>
          <w:bCs/>
          <w:color w:val="C00000"/>
        </w:rPr>
        <w:t>) Impact controls or effectiveness/potential to reduce risk (</w:t>
      </w:r>
      <w:r w:rsidRPr="00FA38F0">
        <w:rPr>
          <w:rFonts w:eastAsia="Tahoma" w:cs="Times New Roman"/>
          <w:bCs/>
          <w:i/>
          <w:iCs/>
          <w:color w:val="C00000"/>
        </w:rPr>
        <w:t>C</w:t>
      </w:r>
      <w:r w:rsidRPr="00FA38F0">
        <w:rPr>
          <w:rFonts w:eastAsia="Tahoma" w:cs="Times New Roman"/>
          <w:bCs/>
          <w:color w:val="C00000"/>
        </w:rPr>
        <w:t>)</w:t>
      </w:r>
    </w:p>
    <w:p w14:paraId="5061A2E8" w14:textId="0887DEF1" w:rsidR="00F76BB8" w:rsidRDefault="00F76BB8" w:rsidP="00612527">
      <w:pPr>
        <w:spacing w:line="360" w:lineRule="auto"/>
        <w:rPr>
          <w:rFonts w:eastAsia="Tahoma" w:cs="Times New Roman"/>
          <w:bCs/>
        </w:rPr>
      </w:pPr>
      <w:r>
        <w:rPr>
          <w:rFonts w:eastAsia="Tahoma" w:cs="Times New Roman"/>
          <w:bCs/>
        </w:rPr>
        <w:t xml:space="preserve">After calculating the village level “inherent” risks, we were interested in understanding the gap after </w:t>
      </w:r>
      <w:r w:rsidRPr="00F76BB8">
        <w:rPr>
          <w:rFonts w:eastAsia="Tahoma" w:cs="Times New Roman"/>
          <w:bCs/>
        </w:rPr>
        <w:t>actions taken to alter the risk's impact or likelihood</w:t>
      </w:r>
      <w:r>
        <w:rPr>
          <w:rFonts w:eastAsia="Tahoma" w:cs="Times New Roman"/>
          <w:bCs/>
        </w:rPr>
        <w:t>.</w:t>
      </w:r>
      <w:r w:rsidR="00612527">
        <w:rPr>
          <w:rFonts w:eastAsia="Tahoma" w:cs="Times New Roman"/>
          <w:bCs/>
        </w:rPr>
        <w:t xml:space="preserve"> </w:t>
      </w:r>
      <w:r w:rsidR="00612527" w:rsidRPr="004947A3">
        <w:rPr>
          <w:rFonts w:cs="Times New Roman"/>
        </w:rPr>
        <w:t xml:space="preserve">To represent </w:t>
      </w:r>
      <w:r w:rsidR="00612527">
        <w:rPr>
          <w:rFonts w:cs="Times New Roman"/>
        </w:rPr>
        <w:t>impact control</w:t>
      </w:r>
      <w:r w:rsidR="00612527" w:rsidRPr="004947A3">
        <w:rPr>
          <w:rFonts w:cs="Times New Roman"/>
        </w:rPr>
        <w:t xml:space="preserve"> </w:t>
      </w:r>
      <w:r w:rsidR="00612527">
        <w:rPr>
          <w:rFonts w:cs="Times New Roman"/>
        </w:rPr>
        <w:t xml:space="preserve">potential </w:t>
      </w:r>
      <w:r w:rsidR="00612527" w:rsidRPr="004947A3">
        <w:rPr>
          <w:rFonts w:cs="Times New Roman"/>
        </w:rPr>
        <w:t>(C), we use the Notre Dame-Global Adaptation Initiative (ND-GAIN), a</w:t>
      </w:r>
      <w:r w:rsidR="00CF4E66">
        <w:rPr>
          <w:rFonts w:cs="Times New Roman"/>
        </w:rPr>
        <w:t xml:space="preserve">n </w:t>
      </w:r>
      <w:r w:rsidR="00612527" w:rsidRPr="004947A3">
        <w:rPr>
          <w:rFonts w:cs="Times New Roman"/>
        </w:rPr>
        <w:t xml:space="preserve">index constructed from 45 indicators of vulnerability and readiness to respond to climate change. ND-GAIN represents a country’s readiness to mitigate climate change using nine indicators under three components: economic, governance and social readiness. Social AC encapsulates social inequality, ICT infrastructure, education, and innovation. Governance comprises political stability and non-violence, control of corruption, the rule of law, and regulatory quality. Economic AC refers to the ease of doing business in a country. AC ranges from 0–1, representing higher readiness to mitigate climate change. ND-GAIN index has been used to </w:t>
      </w:r>
      <w:r w:rsidR="00CF4E66" w:rsidRPr="004947A3">
        <w:rPr>
          <w:rFonts w:cs="Times New Roman"/>
        </w:rPr>
        <w:t>analyze</w:t>
      </w:r>
      <w:r w:rsidR="00612527" w:rsidRPr="004947A3">
        <w:rPr>
          <w:rFonts w:cs="Times New Roman"/>
        </w:rPr>
        <w:t xml:space="preserve"> vulnerability to climate change across 192 countries </w:t>
      </w:r>
      <w:r w:rsidR="00612527" w:rsidRPr="004947A3">
        <w:rPr>
          <w:rFonts w:eastAsia="Times New Roman" w:cs="Times New Roman"/>
        </w:rPr>
        <w:t xml:space="preserve">(Sarkodie &amp; </w:t>
      </w:r>
      <w:proofErr w:type="spellStart"/>
      <w:r w:rsidR="00612527" w:rsidRPr="004947A3">
        <w:rPr>
          <w:rFonts w:eastAsia="Times New Roman" w:cs="Times New Roman"/>
        </w:rPr>
        <w:t>Strezov</w:t>
      </w:r>
      <w:proofErr w:type="spellEnd"/>
      <w:r w:rsidR="00612527" w:rsidRPr="004947A3">
        <w:rPr>
          <w:rFonts w:eastAsia="Times New Roman" w:cs="Times New Roman"/>
        </w:rPr>
        <w:t>, 2019). It is</w:t>
      </w:r>
      <w:r w:rsidR="00612527" w:rsidRPr="004947A3">
        <w:rPr>
          <w:rFonts w:cs="Times New Roman"/>
        </w:rPr>
        <w:t xml:space="preserve"> strongly correlated with the gross domestic product (GDP) </w:t>
      </w:r>
      <w:r w:rsidR="00612527" w:rsidRPr="004947A3">
        <w:rPr>
          <w:rFonts w:cs="Times New Roman"/>
          <w:color w:val="000000"/>
        </w:rPr>
        <w:t>(Chaudhary et al., 2018)</w:t>
      </w:r>
      <w:r w:rsidR="00612527" w:rsidRPr="004947A3">
        <w:rPr>
          <w:rFonts w:cs="Times New Roman"/>
        </w:rPr>
        <w:t xml:space="preserve"> and the human development index (HDI) </w:t>
      </w:r>
      <w:r w:rsidR="00612527" w:rsidRPr="004947A3">
        <w:rPr>
          <w:rFonts w:cs="Times New Roman"/>
          <w:color w:val="000000"/>
        </w:rPr>
        <w:t>(Russo et al., 2019)</w:t>
      </w:r>
      <w:r w:rsidR="00612527" w:rsidRPr="004947A3">
        <w:rPr>
          <w:rFonts w:cs="Times New Roman"/>
        </w:rPr>
        <w:t>.</w:t>
      </w:r>
    </w:p>
    <w:p w14:paraId="174E0AF9" w14:textId="77777777" w:rsidR="00C25C21" w:rsidRDefault="00C25C21" w:rsidP="003F2588">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rPr>
      </w:pPr>
    </w:p>
    <w:p w14:paraId="50EB2C3F" w14:textId="4A4B9C2D" w:rsidR="00C25C21" w:rsidRPr="00EB2E3B" w:rsidRDefault="00E96683" w:rsidP="003F2588">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rPr>
      </w:pPr>
      <w:r>
        <w:rPr>
          <w:rFonts w:eastAsia="Tahoma" w:cs="Times New Roman"/>
          <w:b/>
        </w:rPr>
        <w:t>(</w:t>
      </w:r>
      <w:r w:rsidR="00FA38F0">
        <w:rPr>
          <w:rFonts w:eastAsia="Tahoma" w:cs="Times New Roman"/>
          <w:b/>
        </w:rPr>
        <w:t>4</w:t>
      </w:r>
      <w:r>
        <w:rPr>
          <w:rFonts w:eastAsia="Tahoma" w:cs="Times New Roman"/>
          <w:b/>
        </w:rPr>
        <w:t>)</w:t>
      </w:r>
      <w:r w:rsidR="00FA38F0">
        <w:rPr>
          <w:rFonts w:eastAsia="Tahoma" w:cs="Times New Roman"/>
          <w:b/>
        </w:rPr>
        <w:t xml:space="preserve"> </w:t>
      </w:r>
      <w:r w:rsidR="00C25C21" w:rsidRPr="00EB2E3B">
        <w:rPr>
          <w:rFonts w:eastAsia="Tahoma" w:cs="Times New Roman"/>
          <w:b/>
        </w:rPr>
        <w:t>Estimating loss and damage</w:t>
      </w:r>
    </w:p>
    <w:p w14:paraId="2162ECF2" w14:textId="77777777" w:rsidR="00E96683" w:rsidRDefault="00E96683" w:rsidP="003F2588">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rPr>
      </w:pPr>
    </w:p>
    <w:p w14:paraId="797F37BF" w14:textId="721C35AB" w:rsidR="00C25C21" w:rsidRDefault="00C25C21" w:rsidP="003F2588">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rPr>
      </w:pPr>
      <w:r>
        <w:rPr>
          <w:rFonts w:eastAsia="Tahoma" w:cs="Times New Roman"/>
          <w:bCs/>
        </w:rPr>
        <w:t xml:space="preserve">Once we had estimated residual risks, we were interested in knowing how much monetary losses </w:t>
      </w:r>
      <w:r w:rsidR="00126FD1">
        <w:rPr>
          <w:rFonts w:eastAsia="Tahoma" w:cs="Times New Roman"/>
          <w:bCs/>
        </w:rPr>
        <w:t xml:space="preserve">would </w:t>
      </w:r>
      <w:r>
        <w:rPr>
          <w:rFonts w:eastAsia="Tahoma" w:cs="Times New Roman"/>
          <w:bCs/>
        </w:rPr>
        <w:t>accrue despite potential adaptation. We used economic valuation approa</w:t>
      </w:r>
      <w:r w:rsidR="004369DA">
        <w:rPr>
          <w:rFonts w:eastAsia="Tahoma" w:cs="Times New Roman"/>
          <w:bCs/>
        </w:rPr>
        <w:t>ch</w:t>
      </w:r>
      <w:r>
        <w:rPr>
          <w:rFonts w:eastAsia="Tahoma" w:cs="Times New Roman"/>
          <w:bCs/>
        </w:rPr>
        <w:t xml:space="preserve"> to estimate loss and damages (LD).</w:t>
      </w:r>
      <w:r w:rsidR="00EB2E3B">
        <w:rPr>
          <w:rFonts w:eastAsia="Tahoma" w:cs="Times New Roman"/>
          <w:bCs/>
        </w:rPr>
        <w:t xml:space="preserve"> </w:t>
      </w:r>
      <w:r w:rsidR="004369DA">
        <w:rPr>
          <w:rFonts w:eastAsia="Tahoma" w:cs="Times New Roman"/>
          <w:bCs/>
        </w:rPr>
        <w:t xml:space="preserve">Economic value approach has been widely </w:t>
      </w:r>
      <w:r w:rsidR="009420BB">
        <w:rPr>
          <w:rFonts w:eastAsia="Tahoma" w:cs="Times New Roman"/>
          <w:bCs/>
        </w:rPr>
        <w:t>applied</w:t>
      </w:r>
      <w:r w:rsidR="004369DA">
        <w:rPr>
          <w:rFonts w:eastAsia="Tahoma" w:cs="Times New Roman"/>
          <w:bCs/>
        </w:rPr>
        <w:t xml:space="preserve"> to quantify monetary values ecosystem delivery (</w:t>
      </w:r>
      <w:r w:rsidR="00494BBD">
        <w:rPr>
          <w:rFonts w:eastAsia="Tahoma" w:cs="Times New Roman"/>
          <w:bCs/>
        </w:rPr>
        <w:t>Constanza et al., 2010) and applying them in the context of our study allowed us to sufficiently report financial implications of climate related risks to governments (</w:t>
      </w:r>
      <w:r w:rsidR="00494BBD" w:rsidRPr="00494BBD">
        <w:rPr>
          <w:rFonts w:eastAsia="Tahoma" w:cs="Times New Roman"/>
          <w:bCs/>
        </w:rPr>
        <w:t>OECD</w:t>
      </w:r>
      <w:r w:rsidR="00494BBD">
        <w:rPr>
          <w:rFonts w:eastAsia="Tahoma" w:cs="Times New Roman"/>
          <w:bCs/>
        </w:rPr>
        <w:t>,</w:t>
      </w:r>
      <w:r w:rsidR="00494BBD" w:rsidRPr="00494BBD">
        <w:rPr>
          <w:rFonts w:eastAsia="Tahoma" w:cs="Times New Roman"/>
          <w:bCs/>
        </w:rPr>
        <w:t xml:space="preserve"> 2022</w:t>
      </w:r>
      <w:r w:rsidR="00494BBD">
        <w:rPr>
          <w:rFonts w:eastAsia="Tahoma" w:cs="Times New Roman"/>
          <w:bCs/>
        </w:rPr>
        <w:t>)</w:t>
      </w:r>
      <w:r w:rsidR="004369DA">
        <w:rPr>
          <w:rFonts w:eastAsia="Tahoma" w:cs="Times New Roman"/>
          <w:bCs/>
        </w:rPr>
        <w:t xml:space="preserve">. </w:t>
      </w:r>
      <w:r w:rsidR="00494BBD">
        <w:rPr>
          <w:rFonts w:eastAsia="Tahoma" w:cs="Times New Roman"/>
          <w:bCs/>
        </w:rPr>
        <w:t>To achieve this, we</w:t>
      </w:r>
      <w:r w:rsidR="006A1FC2">
        <w:rPr>
          <w:rFonts w:eastAsia="Tahoma" w:cs="Times New Roman"/>
          <w:bCs/>
        </w:rPr>
        <w:t xml:space="preserve"> estimated </w:t>
      </w:r>
      <w:r w:rsidR="00494BBD">
        <w:rPr>
          <w:rFonts w:eastAsia="Tahoma" w:cs="Times New Roman"/>
          <w:bCs/>
        </w:rPr>
        <w:t xml:space="preserve">the </w:t>
      </w:r>
      <w:r w:rsidR="006A1FC2" w:rsidRPr="00CC30CC">
        <w:rPr>
          <w:rFonts w:eastAsia="Tahoma" w:cs="Times New Roman"/>
          <w:bCs/>
        </w:rPr>
        <w:t xml:space="preserve">current </w:t>
      </w:r>
      <w:r w:rsidR="006A1FC2">
        <w:rPr>
          <w:rFonts w:eastAsia="Tahoma" w:cs="Times New Roman"/>
          <w:bCs/>
        </w:rPr>
        <w:t xml:space="preserve">Total Economic Value (TEV) for the </w:t>
      </w:r>
      <w:r w:rsidR="00CC30CC" w:rsidRPr="00CC30CC">
        <w:rPr>
          <w:rFonts w:eastAsia="Tahoma" w:cs="Times New Roman"/>
          <w:bCs/>
        </w:rPr>
        <w:t>reefs, mangroves, and seagrass</w:t>
      </w:r>
      <w:r w:rsidR="00E94DB2">
        <w:rPr>
          <w:rFonts w:eastAsia="Tahoma" w:cs="Times New Roman"/>
          <w:bCs/>
        </w:rPr>
        <w:t xml:space="preserve"> ecosystems</w:t>
      </w:r>
      <w:r w:rsidR="00CC30CC" w:rsidRPr="00CC30CC">
        <w:rPr>
          <w:rFonts w:eastAsia="Tahoma" w:cs="Times New Roman"/>
          <w:bCs/>
        </w:rPr>
        <w:t xml:space="preserve"> for coastal protection, tourism, climate mitigation, and f</w:t>
      </w:r>
      <w:r w:rsidR="00E94DB2">
        <w:rPr>
          <w:rFonts w:eastAsia="Tahoma" w:cs="Times New Roman"/>
          <w:bCs/>
        </w:rPr>
        <w:t>isheries</w:t>
      </w:r>
      <w:r w:rsidR="00CC30CC" w:rsidRPr="00CC30CC">
        <w:rPr>
          <w:rFonts w:eastAsia="Tahoma" w:cs="Times New Roman"/>
          <w:bCs/>
        </w:rPr>
        <w:t xml:space="preserve"> </w:t>
      </w:r>
      <w:r w:rsidR="006A1FC2">
        <w:rPr>
          <w:rFonts w:eastAsia="Tahoma" w:cs="Times New Roman"/>
          <w:bCs/>
        </w:rPr>
        <w:t>services delivered to coastal communities</w:t>
      </w:r>
      <w:r w:rsidR="00EB2E3B">
        <w:rPr>
          <w:rFonts w:eastAsia="Tahoma" w:cs="Times New Roman"/>
          <w:bCs/>
        </w:rPr>
        <w:t>.</w:t>
      </w:r>
      <w:r w:rsidR="00E94DB2">
        <w:rPr>
          <w:rFonts w:eastAsia="Tahoma" w:cs="Times New Roman"/>
          <w:bCs/>
        </w:rPr>
        <w:t xml:space="preserve"> </w:t>
      </w:r>
      <w:r w:rsidR="00437E42">
        <w:rPr>
          <w:rFonts w:eastAsia="Tahoma" w:cs="Times New Roman"/>
          <w:bCs/>
        </w:rPr>
        <w:t>Additionally,</w:t>
      </w:r>
      <w:r w:rsidR="00E94DB2">
        <w:rPr>
          <w:rFonts w:eastAsia="Tahoma" w:cs="Times New Roman"/>
          <w:bCs/>
        </w:rPr>
        <w:t xml:space="preserve"> we </w:t>
      </w:r>
      <w:r w:rsidR="00CB7B51">
        <w:rPr>
          <w:rFonts w:eastAsia="Tahoma" w:cs="Times New Roman"/>
          <w:bCs/>
        </w:rPr>
        <w:t>value</w:t>
      </w:r>
      <w:r w:rsidR="00E94DB2">
        <w:rPr>
          <w:rFonts w:eastAsia="Tahoma" w:cs="Times New Roman"/>
          <w:bCs/>
        </w:rPr>
        <w:t xml:space="preserve"> the food services</w:t>
      </w:r>
      <w:r w:rsidR="00437E42">
        <w:rPr>
          <w:rFonts w:eastAsia="Tahoma" w:cs="Times New Roman"/>
          <w:bCs/>
        </w:rPr>
        <w:t xml:space="preserve"> for agriculture</w:t>
      </w:r>
      <w:r w:rsidR="00E94DB2">
        <w:rPr>
          <w:rFonts w:eastAsia="Tahoma" w:cs="Times New Roman"/>
          <w:bCs/>
        </w:rPr>
        <w:t xml:space="preserve">. </w:t>
      </w:r>
      <w:r w:rsidR="00CB7B51">
        <w:rPr>
          <w:rFonts w:eastAsia="Tahoma" w:cs="Times New Roman"/>
          <w:bCs/>
        </w:rPr>
        <w:t xml:space="preserve">Unit service values (coefficients) were derived from literature reviews. However, value coefficients are </w:t>
      </w:r>
      <w:r w:rsidR="00CB7B51">
        <w:rPr>
          <w:rFonts w:eastAsia="Tahoma" w:cs="Times New Roman"/>
          <w:bCs/>
        </w:rPr>
        <w:lastRenderedPageBreak/>
        <w:t>likely influenced by inflation</w:t>
      </w:r>
      <w:r w:rsidR="00F9388D">
        <w:rPr>
          <w:rFonts w:eastAsia="Tahoma" w:cs="Times New Roman"/>
          <w:bCs/>
        </w:rPr>
        <w:t>,</w:t>
      </w:r>
      <w:r w:rsidR="00CB7B51">
        <w:rPr>
          <w:rFonts w:eastAsia="Tahoma" w:cs="Times New Roman"/>
          <w:bCs/>
        </w:rPr>
        <w:t xml:space="preserve"> so we accounted for these disparities by</w:t>
      </w:r>
      <w:r w:rsidR="00F9388D">
        <w:rPr>
          <w:rFonts w:eastAsia="Tahoma" w:cs="Times New Roman"/>
          <w:bCs/>
        </w:rPr>
        <w:t xml:space="preserve"> converting estimates into US$ (</w:t>
      </w:r>
      <w:r w:rsidR="00F9388D" w:rsidRPr="00F9388D">
        <w:rPr>
          <w:rFonts w:eastAsia="Tahoma" w:cs="Times New Roman"/>
          <w:bCs/>
        </w:rPr>
        <w:t>20</w:t>
      </w:r>
      <w:r w:rsidR="00F9388D">
        <w:rPr>
          <w:rFonts w:eastAsia="Tahoma" w:cs="Times New Roman"/>
          <w:bCs/>
        </w:rPr>
        <w:t>20</w:t>
      </w:r>
      <w:r w:rsidR="00F9388D" w:rsidRPr="00F9388D">
        <w:rPr>
          <w:rFonts w:eastAsia="Tahoma" w:cs="Times New Roman"/>
          <w:bCs/>
        </w:rPr>
        <w:t xml:space="preserve"> price levels</w:t>
      </w:r>
      <w:r w:rsidR="00F9388D">
        <w:rPr>
          <w:rFonts w:eastAsia="Tahoma" w:cs="Times New Roman"/>
          <w:bCs/>
        </w:rPr>
        <w:t xml:space="preserve">). </w:t>
      </w:r>
      <w:r w:rsidR="00CB7B51">
        <w:rPr>
          <w:rFonts w:eastAsia="Tahoma" w:cs="Times New Roman"/>
          <w:bCs/>
        </w:rPr>
        <w:t xml:space="preserve">     </w:t>
      </w:r>
    </w:p>
    <w:p w14:paraId="38B93C7E" w14:textId="77777777" w:rsidR="00B7261F" w:rsidRDefault="00B7261F" w:rsidP="003F2588">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rPr>
      </w:pPr>
    </w:p>
    <w:p w14:paraId="5595A70E" w14:textId="095FD3AE" w:rsidR="002D6F1A" w:rsidRDefault="00B7261F" w:rsidP="003F2588">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rPr>
      </w:pPr>
      <w:r w:rsidRPr="00B7261F">
        <w:rPr>
          <w:rFonts w:eastAsia="Tahoma" w:cs="Times New Roman"/>
          <w:b/>
        </w:rPr>
        <w:t xml:space="preserve">Table </w:t>
      </w:r>
      <w:proofErr w:type="spellStart"/>
      <w:r w:rsidRPr="00B7261F">
        <w:rPr>
          <w:rFonts w:eastAsia="Tahoma" w:cs="Times New Roman"/>
          <w:b/>
        </w:rPr>
        <w:t>Sx</w:t>
      </w:r>
      <w:proofErr w:type="spellEnd"/>
      <w:r w:rsidRPr="00B7261F">
        <w:rPr>
          <w:rFonts w:eastAsia="Tahoma" w:cs="Times New Roman"/>
          <w:b/>
        </w:rPr>
        <w:t>.</w:t>
      </w:r>
      <w:r>
        <w:rPr>
          <w:rFonts w:eastAsia="Tahoma" w:cs="Times New Roman"/>
          <w:bCs/>
        </w:rPr>
        <w:t xml:space="preserve"> Ecosystem value coefficients applied to estimating TEV for coastal communities in the WIO.</w:t>
      </w:r>
    </w:p>
    <w:tbl>
      <w:tblPr>
        <w:tblStyle w:val="ListTable6Colourful"/>
        <w:tblW w:w="5000" w:type="pct"/>
        <w:jc w:val="center"/>
        <w:tblLook w:val="06A0" w:firstRow="1" w:lastRow="0" w:firstColumn="1" w:lastColumn="0" w:noHBand="1" w:noVBand="1"/>
      </w:tblPr>
      <w:tblGrid>
        <w:gridCol w:w="2682"/>
        <w:gridCol w:w="1144"/>
        <w:gridCol w:w="1144"/>
        <w:gridCol w:w="1618"/>
        <w:gridCol w:w="1293"/>
        <w:gridCol w:w="1145"/>
      </w:tblGrid>
      <w:tr w:rsidR="00C0283B" w:rsidRPr="002D6F1A" w14:paraId="6A60C6D2" w14:textId="1F751660" w:rsidTr="00437E42">
        <w:trPr>
          <w:cnfStyle w:val="100000000000" w:firstRow="1" w:lastRow="0" w:firstColumn="0" w:lastColumn="0" w:oddVBand="0" w:evenVBand="0" w:oddHBand="0" w:evenHBand="0" w:firstRowFirstColumn="0" w:firstRowLastColumn="0" w:lastRowFirstColumn="0" w:lastRowLastColumn="0"/>
          <w:trHeight w:val="29"/>
          <w:jc w:val="center"/>
        </w:trPr>
        <w:tc>
          <w:tcPr>
            <w:cnfStyle w:val="001000000000" w:firstRow="0" w:lastRow="0" w:firstColumn="1" w:lastColumn="0" w:oddVBand="0" w:evenVBand="0" w:oddHBand="0" w:evenHBand="0" w:firstRowFirstColumn="0" w:firstRowLastColumn="0" w:lastRowFirstColumn="0" w:lastRowLastColumn="0"/>
            <w:tcW w:w="1335" w:type="pct"/>
            <w:vMerge w:val="restart"/>
            <w:tcBorders>
              <w:top w:val="single" w:sz="4" w:space="0" w:color="000000" w:themeColor="text1"/>
            </w:tcBorders>
            <w:noWrap/>
            <w:hideMark/>
          </w:tcPr>
          <w:p w14:paraId="284C322E" w14:textId="135C8C7D" w:rsidR="00A25143" w:rsidRPr="002D6F1A" w:rsidRDefault="00A25143" w:rsidP="002D6F1A">
            <w:pPr>
              <w:rPr>
                <w:rFonts w:eastAsia="Times New Roman" w:cs="Times New Roman"/>
                <w:sz w:val="24"/>
                <w:szCs w:val="24"/>
                <w:lang w:val="en-AU"/>
              </w:rPr>
            </w:pPr>
            <w:commentRangeStart w:id="234"/>
            <w:commentRangeStart w:id="235"/>
            <w:r>
              <w:rPr>
                <w:rFonts w:eastAsia="Times New Roman" w:cs="Times New Roman"/>
                <w:color w:val="000000"/>
                <w:lang w:val="en-AU"/>
              </w:rPr>
              <w:t>Ecosy</w:t>
            </w:r>
            <w:r w:rsidRPr="002D6F1A">
              <w:rPr>
                <w:rFonts w:eastAsia="Times New Roman" w:cs="Times New Roman"/>
                <w:color w:val="000000"/>
                <w:lang w:val="en-AU"/>
              </w:rPr>
              <w:t>stem</w:t>
            </w:r>
            <w:commentRangeEnd w:id="234"/>
            <w:r>
              <w:rPr>
                <w:rStyle w:val="CommentReference"/>
                <w:b w:val="0"/>
                <w:bCs w:val="0"/>
                <w:color w:val="auto"/>
              </w:rPr>
              <w:commentReference w:id="234"/>
            </w:r>
            <w:commentRangeEnd w:id="235"/>
            <w:r w:rsidR="007D7D61">
              <w:rPr>
                <w:rStyle w:val="CommentReference"/>
                <w:b w:val="0"/>
                <w:bCs w:val="0"/>
                <w:color w:val="auto"/>
              </w:rPr>
              <w:commentReference w:id="235"/>
            </w:r>
            <w:r w:rsidR="008D246F">
              <w:rPr>
                <w:rFonts w:eastAsia="Times New Roman" w:cs="Times New Roman"/>
                <w:color w:val="000000"/>
                <w:lang w:val="en-AU"/>
              </w:rPr>
              <w:t xml:space="preserve"> </w:t>
            </w:r>
          </w:p>
        </w:tc>
        <w:tc>
          <w:tcPr>
            <w:tcW w:w="3001" w:type="pct"/>
            <w:gridSpan w:val="4"/>
            <w:tcBorders>
              <w:top w:val="single" w:sz="4" w:space="0" w:color="000000" w:themeColor="text1"/>
              <w:bottom w:val="single" w:sz="4" w:space="0" w:color="auto"/>
            </w:tcBorders>
            <w:noWrap/>
            <w:hideMark/>
          </w:tcPr>
          <w:p w14:paraId="24508043" w14:textId="0E6D1112" w:rsidR="00A25143" w:rsidRDefault="00A25143" w:rsidP="002D6F1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2D6F1A">
              <w:rPr>
                <w:rFonts w:eastAsia="Times New Roman" w:cs="Times New Roman"/>
                <w:color w:val="000000"/>
                <w:lang w:val="en-AU"/>
              </w:rPr>
              <w:t xml:space="preserve">Service </w:t>
            </w:r>
            <w:r>
              <w:rPr>
                <w:rFonts w:eastAsia="Times New Roman" w:cs="Times New Roman"/>
                <w:color w:val="000000"/>
                <w:lang w:val="en-AU"/>
              </w:rPr>
              <w:t>v</w:t>
            </w:r>
            <w:r w:rsidRPr="002D6F1A">
              <w:rPr>
                <w:rFonts w:eastAsia="Times New Roman" w:cs="Times New Roman"/>
                <w:color w:val="000000"/>
                <w:lang w:val="en-AU"/>
              </w:rPr>
              <w:t>alues (</w:t>
            </w:r>
            <w:r w:rsidR="00CB7B51">
              <w:rPr>
                <w:rFonts w:eastAsia="Times New Roman" w:cs="Times New Roman"/>
                <w:color w:val="000000"/>
                <w:lang w:val="en-AU"/>
              </w:rPr>
              <w:t xml:space="preserve">2020 </w:t>
            </w:r>
            <w:r w:rsidRPr="002D6F1A">
              <w:rPr>
                <w:rFonts w:eastAsia="Times New Roman" w:cs="Times New Roman"/>
                <w:color w:val="000000"/>
                <w:lang w:val="en-AU"/>
              </w:rPr>
              <w:t>US$/ha/y)</w:t>
            </w:r>
          </w:p>
        </w:tc>
        <w:tc>
          <w:tcPr>
            <w:tcW w:w="664" w:type="pct"/>
            <w:vMerge w:val="restart"/>
            <w:tcBorders>
              <w:top w:val="single" w:sz="4" w:space="0" w:color="000000" w:themeColor="text1"/>
            </w:tcBorders>
          </w:tcPr>
          <w:p w14:paraId="69E82369" w14:textId="361A26D5" w:rsidR="00A25143" w:rsidRPr="002D6F1A" w:rsidRDefault="00A25143" w:rsidP="002D6F1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n-AU"/>
              </w:rPr>
            </w:pPr>
            <w:r>
              <w:rPr>
                <w:rFonts w:eastAsia="Times New Roman" w:cs="Times New Roman"/>
                <w:color w:val="000000"/>
                <w:lang w:val="en-AU"/>
              </w:rPr>
              <w:t>Total</w:t>
            </w:r>
          </w:p>
        </w:tc>
      </w:tr>
      <w:tr w:rsidR="00494BBD" w:rsidRPr="002D6F1A" w14:paraId="52C83F1E" w14:textId="09A35860" w:rsidTr="00437E42">
        <w:trPr>
          <w:trHeight w:val="29"/>
          <w:jc w:val="center"/>
        </w:trPr>
        <w:tc>
          <w:tcPr>
            <w:cnfStyle w:val="001000000000" w:firstRow="0" w:lastRow="0" w:firstColumn="1" w:lastColumn="0" w:oddVBand="0" w:evenVBand="0" w:oddHBand="0" w:evenHBand="0" w:firstRowFirstColumn="0" w:firstRowLastColumn="0" w:lastRowFirstColumn="0" w:lastRowLastColumn="0"/>
            <w:tcW w:w="1335" w:type="pct"/>
            <w:vMerge/>
            <w:tcBorders>
              <w:bottom w:val="single" w:sz="4" w:space="0" w:color="auto"/>
            </w:tcBorders>
            <w:noWrap/>
            <w:hideMark/>
          </w:tcPr>
          <w:p w14:paraId="110A3C12" w14:textId="6A55AB0E" w:rsidR="00A25143" w:rsidRPr="002D6F1A" w:rsidRDefault="00A25143" w:rsidP="002D6F1A">
            <w:pPr>
              <w:rPr>
                <w:rFonts w:eastAsia="Times New Roman" w:cs="Times New Roman"/>
                <w:color w:val="000000"/>
                <w:lang w:val="en-AU"/>
              </w:rPr>
            </w:pPr>
          </w:p>
        </w:tc>
        <w:tc>
          <w:tcPr>
            <w:tcW w:w="664" w:type="pct"/>
            <w:tcBorders>
              <w:top w:val="single" w:sz="4" w:space="0" w:color="auto"/>
              <w:bottom w:val="single" w:sz="4" w:space="0" w:color="auto"/>
            </w:tcBorders>
            <w:noWrap/>
            <w:hideMark/>
          </w:tcPr>
          <w:p w14:paraId="50AF414D" w14:textId="77777777" w:rsidR="00A25143" w:rsidRPr="002D6F1A" w:rsidRDefault="00A25143" w:rsidP="00FC7EB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2D6F1A">
              <w:rPr>
                <w:rFonts w:eastAsia="Times New Roman" w:cs="Times New Roman"/>
                <w:color w:val="000000"/>
                <w:lang w:val="en-AU"/>
              </w:rPr>
              <w:t>Tourism</w:t>
            </w:r>
          </w:p>
        </w:tc>
        <w:tc>
          <w:tcPr>
            <w:tcW w:w="664" w:type="pct"/>
            <w:tcBorders>
              <w:top w:val="single" w:sz="4" w:space="0" w:color="auto"/>
              <w:bottom w:val="single" w:sz="4" w:space="0" w:color="auto"/>
            </w:tcBorders>
            <w:noWrap/>
            <w:hideMark/>
          </w:tcPr>
          <w:p w14:paraId="6E68FABD" w14:textId="03CA2308" w:rsidR="00A25143" w:rsidRPr="002D6F1A" w:rsidRDefault="00A25143" w:rsidP="00FC7EB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Pr>
                <w:rFonts w:eastAsia="Times New Roman" w:cs="Times New Roman"/>
                <w:color w:val="000000"/>
                <w:lang w:val="en-AU"/>
              </w:rPr>
              <w:t>Food</w:t>
            </w:r>
          </w:p>
        </w:tc>
        <w:tc>
          <w:tcPr>
            <w:tcW w:w="927" w:type="pct"/>
            <w:tcBorders>
              <w:top w:val="single" w:sz="4" w:space="0" w:color="auto"/>
              <w:bottom w:val="single" w:sz="4" w:space="0" w:color="auto"/>
            </w:tcBorders>
            <w:noWrap/>
            <w:hideMark/>
          </w:tcPr>
          <w:p w14:paraId="1D78AAA4" w14:textId="77777777" w:rsidR="007B10D8" w:rsidRDefault="00A25143" w:rsidP="00FC7EB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2D6F1A">
              <w:rPr>
                <w:rFonts w:eastAsia="Times New Roman" w:cs="Times New Roman"/>
                <w:color w:val="000000"/>
                <w:lang w:val="en-AU"/>
              </w:rPr>
              <w:t>Carbon</w:t>
            </w:r>
          </w:p>
          <w:p w14:paraId="4C6827B6" w14:textId="0B6DE2D3" w:rsidR="00A25143" w:rsidRPr="002D6F1A" w:rsidRDefault="00A25143" w:rsidP="00FC7EB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2D6F1A">
              <w:rPr>
                <w:rFonts w:eastAsia="Times New Roman" w:cs="Times New Roman"/>
                <w:color w:val="000000"/>
                <w:lang w:val="en-AU"/>
              </w:rPr>
              <w:t>sequestration</w:t>
            </w:r>
          </w:p>
        </w:tc>
        <w:tc>
          <w:tcPr>
            <w:tcW w:w="746" w:type="pct"/>
            <w:tcBorders>
              <w:bottom w:val="single" w:sz="4" w:space="0" w:color="auto"/>
            </w:tcBorders>
          </w:tcPr>
          <w:p w14:paraId="7367A938" w14:textId="77777777" w:rsidR="007B10D8" w:rsidRDefault="007B10D8" w:rsidP="00FC7EB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Pr>
                <w:rFonts w:eastAsia="Times New Roman" w:cs="Times New Roman"/>
                <w:color w:val="000000"/>
                <w:lang w:val="en-AU"/>
              </w:rPr>
              <w:t>Flood</w:t>
            </w:r>
          </w:p>
          <w:p w14:paraId="48F9D581" w14:textId="65A72C58" w:rsidR="00A25143" w:rsidRPr="002D6F1A" w:rsidRDefault="007B10D8" w:rsidP="00FC7EB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Pr>
                <w:rFonts w:eastAsia="Times New Roman" w:cs="Times New Roman"/>
                <w:color w:val="000000"/>
                <w:lang w:val="en-AU"/>
              </w:rPr>
              <w:t>protection</w:t>
            </w:r>
          </w:p>
        </w:tc>
        <w:tc>
          <w:tcPr>
            <w:tcW w:w="664" w:type="pct"/>
            <w:vMerge/>
            <w:tcBorders>
              <w:bottom w:val="single" w:sz="4" w:space="0" w:color="auto"/>
            </w:tcBorders>
          </w:tcPr>
          <w:p w14:paraId="5A821D8F" w14:textId="3F555DBC" w:rsidR="00A25143" w:rsidRPr="002D6F1A" w:rsidRDefault="00A25143" w:rsidP="00FC7EB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r>
      <w:tr w:rsidR="00494BBD" w:rsidRPr="002D6F1A" w14:paraId="20B6EF9B" w14:textId="4CB4EA1D" w:rsidTr="00437E42">
        <w:trPr>
          <w:trHeight w:val="29"/>
          <w:jc w:val="center"/>
        </w:trPr>
        <w:tc>
          <w:tcPr>
            <w:cnfStyle w:val="001000000000" w:firstRow="0" w:lastRow="0" w:firstColumn="1" w:lastColumn="0" w:oddVBand="0" w:evenVBand="0" w:oddHBand="0" w:evenHBand="0" w:firstRowFirstColumn="0" w:firstRowLastColumn="0" w:lastRowFirstColumn="0" w:lastRowLastColumn="0"/>
            <w:tcW w:w="1335" w:type="pct"/>
            <w:tcBorders>
              <w:top w:val="single" w:sz="4" w:space="0" w:color="auto"/>
            </w:tcBorders>
            <w:hideMark/>
          </w:tcPr>
          <w:p w14:paraId="672A3F1B" w14:textId="77777777" w:rsidR="00A25143" w:rsidRPr="0042725C" w:rsidRDefault="00A25143" w:rsidP="002D6F1A">
            <w:pPr>
              <w:rPr>
                <w:rFonts w:eastAsia="Times New Roman" w:cs="Times New Roman"/>
                <w:b w:val="0"/>
                <w:bCs w:val="0"/>
                <w:color w:val="000000"/>
                <w:lang w:val="en-AU"/>
              </w:rPr>
            </w:pPr>
            <w:r w:rsidRPr="0042725C">
              <w:rPr>
                <w:rFonts w:eastAsia="Times New Roman" w:cs="Times New Roman"/>
                <w:b w:val="0"/>
                <w:bCs w:val="0"/>
                <w:color w:val="000000"/>
                <w:lang w:val="en-AU"/>
              </w:rPr>
              <w:t>Mangroves</w:t>
            </w:r>
          </w:p>
        </w:tc>
        <w:tc>
          <w:tcPr>
            <w:tcW w:w="664" w:type="pct"/>
            <w:tcBorders>
              <w:top w:val="single" w:sz="4" w:space="0" w:color="auto"/>
            </w:tcBorders>
            <w:hideMark/>
          </w:tcPr>
          <w:p w14:paraId="5AC3ED83" w14:textId="77777777" w:rsidR="00A25143" w:rsidRPr="002D6F1A" w:rsidRDefault="00A25143" w:rsidP="002D6F1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2D6F1A">
              <w:rPr>
                <w:rFonts w:eastAsia="Times New Roman" w:cs="Times New Roman"/>
                <w:color w:val="000000"/>
                <w:lang w:val="en-AU"/>
              </w:rPr>
              <w:t>2,979.89</w:t>
            </w:r>
          </w:p>
        </w:tc>
        <w:tc>
          <w:tcPr>
            <w:tcW w:w="664" w:type="pct"/>
            <w:tcBorders>
              <w:top w:val="single" w:sz="4" w:space="0" w:color="auto"/>
            </w:tcBorders>
            <w:noWrap/>
            <w:hideMark/>
          </w:tcPr>
          <w:p w14:paraId="297B9A5A" w14:textId="766ED458" w:rsidR="00A25143" w:rsidRPr="002D6F1A" w:rsidRDefault="00A25143" w:rsidP="002D6F1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2D6F1A">
              <w:rPr>
                <w:rFonts w:eastAsia="Times New Roman" w:cs="Times New Roman"/>
                <w:color w:val="000000"/>
                <w:lang w:val="en-AU"/>
              </w:rPr>
              <w:t>13</w:t>
            </w:r>
            <w:r>
              <w:rPr>
                <w:rFonts w:eastAsia="Times New Roman" w:cs="Times New Roman"/>
                <w:color w:val="000000"/>
                <w:lang w:val="en-AU"/>
              </w:rPr>
              <w:t>.00</w:t>
            </w:r>
          </w:p>
        </w:tc>
        <w:tc>
          <w:tcPr>
            <w:tcW w:w="927" w:type="pct"/>
            <w:tcBorders>
              <w:top w:val="single" w:sz="4" w:space="0" w:color="auto"/>
            </w:tcBorders>
            <w:noWrap/>
            <w:hideMark/>
          </w:tcPr>
          <w:p w14:paraId="05DD276B" w14:textId="77777777" w:rsidR="00A25143" w:rsidRPr="002D6F1A" w:rsidRDefault="00A25143" w:rsidP="002D6F1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2D6F1A">
              <w:rPr>
                <w:rFonts w:eastAsia="Times New Roman" w:cs="Times New Roman"/>
                <w:color w:val="000000"/>
                <w:lang w:val="en-AU"/>
              </w:rPr>
              <w:t>1,920.19</w:t>
            </w:r>
          </w:p>
        </w:tc>
        <w:tc>
          <w:tcPr>
            <w:tcW w:w="746" w:type="pct"/>
            <w:tcBorders>
              <w:top w:val="single" w:sz="4" w:space="0" w:color="auto"/>
            </w:tcBorders>
          </w:tcPr>
          <w:p w14:paraId="67632F0F" w14:textId="77777777" w:rsidR="00A25143" w:rsidRPr="00FC7EB6" w:rsidRDefault="00A25143" w:rsidP="002D6F1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664" w:type="pct"/>
            <w:tcBorders>
              <w:top w:val="single" w:sz="4" w:space="0" w:color="auto"/>
            </w:tcBorders>
          </w:tcPr>
          <w:p w14:paraId="53863B57" w14:textId="33809865" w:rsidR="00A25143" w:rsidRPr="002D6F1A" w:rsidRDefault="00A25143" w:rsidP="002D6F1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FC7EB6">
              <w:rPr>
                <w:rFonts w:eastAsia="Times New Roman" w:cs="Times New Roman"/>
                <w:color w:val="000000"/>
                <w:lang w:val="en-AU"/>
              </w:rPr>
              <w:t>4,913.08</w:t>
            </w:r>
          </w:p>
        </w:tc>
      </w:tr>
      <w:tr w:rsidR="00494BBD" w:rsidRPr="002D6F1A" w14:paraId="62B7A95A" w14:textId="5F9F6C85" w:rsidTr="00437E42">
        <w:trPr>
          <w:trHeight w:val="29"/>
          <w:jc w:val="center"/>
        </w:trPr>
        <w:tc>
          <w:tcPr>
            <w:cnfStyle w:val="001000000000" w:firstRow="0" w:lastRow="0" w:firstColumn="1" w:lastColumn="0" w:oddVBand="0" w:evenVBand="0" w:oddHBand="0" w:evenHBand="0" w:firstRowFirstColumn="0" w:firstRowLastColumn="0" w:lastRowFirstColumn="0" w:lastRowLastColumn="0"/>
            <w:tcW w:w="1335" w:type="pct"/>
            <w:noWrap/>
            <w:hideMark/>
          </w:tcPr>
          <w:p w14:paraId="34C3D1C5" w14:textId="77777777" w:rsidR="00A25143" w:rsidRPr="002D6F1A" w:rsidRDefault="00A25143" w:rsidP="002D6F1A">
            <w:pPr>
              <w:rPr>
                <w:rFonts w:eastAsia="Times New Roman" w:cs="Times New Roman"/>
                <w:b w:val="0"/>
                <w:bCs w:val="0"/>
                <w:color w:val="000000"/>
                <w:lang w:val="en-AU"/>
              </w:rPr>
            </w:pPr>
            <w:r w:rsidRPr="002D6F1A">
              <w:rPr>
                <w:rFonts w:eastAsia="Times New Roman" w:cs="Times New Roman"/>
                <w:b w:val="0"/>
                <w:bCs w:val="0"/>
                <w:color w:val="000000"/>
                <w:lang w:val="en-AU"/>
              </w:rPr>
              <w:t>Seagrass</w:t>
            </w:r>
          </w:p>
        </w:tc>
        <w:tc>
          <w:tcPr>
            <w:tcW w:w="664" w:type="pct"/>
            <w:noWrap/>
            <w:hideMark/>
          </w:tcPr>
          <w:p w14:paraId="575334A7" w14:textId="29A2C377" w:rsidR="00A25143" w:rsidRPr="002D6F1A" w:rsidRDefault="00A25143" w:rsidP="002D6F1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Pr>
                <w:rFonts w:eastAsia="Times New Roman" w:cs="Times New Roman"/>
                <w:color w:val="000000"/>
                <w:lang w:val="en-AU"/>
              </w:rPr>
              <w:t>NA</w:t>
            </w:r>
          </w:p>
        </w:tc>
        <w:tc>
          <w:tcPr>
            <w:tcW w:w="664" w:type="pct"/>
            <w:noWrap/>
            <w:hideMark/>
          </w:tcPr>
          <w:p w14:paraId="2E17CC73" w14:textId="611660FB" w:rsidR="00A25143" w:rsidRPr="002D6F1A" w:rsidRDefault="00A25143" w:rsidP="002D6F1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2D6F1A">
              <w:rPr>
                <w:rFonts w:eastAsia="Times New Roman" w:cs="Times New Roman"/>
                <w:color w:val="000000"/>
                <w:lang w:val="en-AU"/>
              </w:rPr>
              <w:t>23</w:t>
            </w:r>
            <w:r>
              <w:rPr>
                <w:rFonts w:eastAsia="Times New Roman" w:cs="Times New Roman"/>
                <w:color w:val="000000"/>
                <w:lang w:val="en-AU"/>
              </w:rPr>
              <w:t>.00</w:t>
            </w:r>
          </w:p>
        </w:tc>
        <w:tc>
          <w:tcPr>
            <w:tcW w:w="927" w:type="pct"/>
            <w:noWrap/>
            <w:hideMark/>
          </w:tcPr>
          <w:p w14:paraId="620B3330" w14:textId="77777777" w:rsidR="00A25143" w:rsidRPr="002D6F1A" w:rsidRDefault="00A25143" w:rsidP="002D6F1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2D6F1A">
              <w:rPr>
                <w:rFonts w:eastAsia="Times New Roman" w:cs="Times New Roman"/>
                <w:color w:val="000000"/>
                <w:lang w:val="en-AU"/>
              </w:rPr>
              <w:t>758.66</w:t>
            </w:r>
          </w:p>
        </w:tc>
        <w:tc>
          <w:tcPr>
            <w:tcW w:w="746" w:type="pct"/>
          </w:tcPr>
          <w:p w14:paraId="27E501A3" w14:textId="77777777" w:rsidR="00A25143" w:rsidRPr="00FC7EB6" w:rsidRDefault="00A25143" w:rsidP="002D6F1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664" w:type="pct"/>
          </w:tcPr>
          <w:p w14:paraId="02130416" w14:textId="63114084" w:rsidR="00A25143" w:rsidRPr="002D6F1A" w:rsidRDefault="00A25143" w:rsidP="002D6F1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FC7EB6">
              <w:rPr>
                <w:rFonts w:eastAsia="Times New Roman" w:cs="Times New Roman"/>
                <w:color w:val="000000"/>
                <w:lang w:val="en-AU"/>
              </w:rPr>
              <w:t>781.66</w:t>
            </w:r>
          </w:p>
        </w:tc>
      </w:tr>
      <w:tr w:rsidR="00494BBD" w:rsidRPr="002D6F1A" w14:paraId="1F0503EC" w14:textId="2E906455" w:rsidTr="00437E42">
        <w:trPr>
          <w:trHeight w:val="29"/>
          <w:jc w:val="center"/>
        </w:trPr>
        <w:tc>
          <w:tcPr>
            <w:cnfStyle w:val="001000000000" w:firstRow="0" w:lastRow="0" w:firstColumn="1" w:lastColumn="0" w:oddVBand="0" w:evenVBand="0" w:oddHBand="0" w:evenHBand="0" w:firstRowFirstColumn="0" w:firstRowLastColumn="0" w:lastRowFirstColumn="0" w:lastRowLastColumn="0"/>
            <w:tcW w:w="1335" w:type="pct"/>
            <w:tcBorders>
              <w:bottom w:val="nil"/>
            </w:tcBorders>
            <w:noWrap/>
            <w:hideMark/>
          </w:tcPr>
          <w:p w14:paraId="3AE8D7A2" w14:textId="77777777" w:rsidR="00A25143" w:rsidRPr="002D6F1A" w:rsidRDefault="00A25143" w:rsidP="002D6F1A">
            <w:pPr>
              <w:rPr>
                <w:rFonts w:eastAsia="Times New Roman" w:cs="Times New Roman"/>
                <w:b w:val="0"/>
                <w:bCs w:val="0"/>
                <w:color w:val="000000"/>
                <w:lang w:val="en-AU"/>
              </w:rPr>
            </w:pPr>
            <w:r w:rsidRPr="002D6F1A">
              <w:rPr>
                <w:rFonts w:eastAsia="Times New Roman" w:cs="Times New Roman"/>
                <w:b w:val="0"/>
                <w:bCs w:val="0"/>
                <w:color w:val="000000"/>
                <w:lang w:val="en-AU"/>
              </w:rPr>
              <w:t>Reefs</w:t>
            </w:r>
          </w:p>
        </w:tc>
        <w:tc>
          <w:tcPr>
            <w:tcW w:w="664" w:type="pct"/>
            <w:tcBorders>
              <w:bottom w:val="nil"/>
            </w:tcBorders>
            <w:noWrap/>
            <w:hideMark/>
          </w:tcPr>
          <w:p w14:paraId="11A537F3" w14:textId="2809B5C0" w:rsidR="00A25143" w:rsidRPr="002D6F1A" w:rsidRDefault="00A25143" w:rsidP="002D6F1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Pr>
                <w:rFonts w:eastAsia="Times New Roman" w:cs="Times New Roman"/>
                <w:color w:val="000000"/>
                <w:lang w:val="en-AU"/>
              </w:rPr>
              <w:t>NA</w:t>
            </w:r>
          </w:p>
        </w:tc>
        <w:tc>
          <w:tcPr>
            <w:tcW w:w="664" w:type="pct"/>
            <w:tcBorders>
              <w:bottom w:val="nil"/>
            </w:tcBorders>
            <w:noWrap/>
            <w:hideMark/>
          </w:tcPr>
          <w:p w14:paraId="0A600D71" w14:textId="19B7C746" w:rsidR="00A25143" w:rsidRPr="002D6F1A" w:rsidRDefault="00A25143" w:rsidP="002D6F1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2D6F1A">
              <w:rPr>
                <w:rFonts w:eastAsia="Times New Roman" w:cs="Times New Roman"/>
                <w:color w:val="000000"/>
                <w:lang w:val="en-AU"/>
              </w:rPr>
              <w:t>1</w:t>
            </w:r>
            <w:r>
              <w:rPr>
                <w:rFonts w:eastAsia="Times New Roman" w:cs="Times New Roman"/>
                <w:color w:val="000000"/>
                <w:lang w:val="en-AU"/>
              </w:rPr>
              <w:t>,</w:t>
            </w:r>
            <w:r w:rsidRPr="002D6F1A">
              <w:rPr>
                <w:rFonts w:eastAsia="Times New Roman" w:cs="Times New Roman"/>
                <w:color w:val="000000"/>
                <w:lang w:val="en-AU"/>
              </w:rPr>
              <w:t>184</w:t>
            </w:r>
            <w:r>
              <w:rPr>
                <w:rFonts w:eastAsia="Times New Roman" w:cs="Times New Roman"/>
                <w:color w:val="000000"/>
                <w:lang w:val="en-AU"/>
              </w:rPr>
              <w:t>.00</w:t>
            </w:r>
          </w:p>
        </w:tc>
        <w:tc>
          <w:tcPr>
            <w:tcW w:w="927" w:type="pct"/>
            <w:tcBorders>
              <w:bottom w:val="nil"/>
            </w:tcBorders>
            <w:noWrap/>
            <w:hideMark/>
          </w:tcPr>
          <w:p w14:paraId="21F06951" w14:textId="028159E2" w:rsidR="00A25143" w:rsidRPr="002D6F1A" w:rsidRDefault="00A25143" w:rsidP="002D6F1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Pr>
                <w:rFonts w:eastAsia="Times New Roman" w:cs="Times New Roman"/>
                <w:color w:val="000000"/>
                <w:lang w:val="en-AU"/>
              </w:rPr>
              <w:t>NA</w:t>
            </w:r>
          </w:p>
        </w:tc>
        <w:tc>
          <w:tcPr>
            <w:tcW w:w="746" w:type="pct"/>
            <w:tcBorders>
              <w:bottom w:val="nil"/>
            </w:tcBorders>
          </w:tcPr>
          <w:p w14:paraId="23977FCB" w14:textId="77777777" w:rsidR="00A25143" w:rsidRPr="00FC7EB6" w:rsidRDefault="00A25143" w:rsidP="002D6F1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664" w:type="pct"/>
            <w:tcBorders>
              <w:bottom w:val="nil"/>
            </w:tcBorders>
          </w:tcPr>
          <w:p w14:paraId="7465EE64" w14:textId="177CA375" w:rsidR="00A25143" w:rsidRDefault="00A25143" w:rsidP="002D6F1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FC7EB6">
              <w:rPr>
                <w:rFonts w:eastAsia="Times New Roman" w:cs="Times New Roman"/>
                <w:color w:val="000000"/>
                <w:lang w:val="en-AU"/>
              </w:rPr>
              <w:t>1,184.00</w:t>
            </w:r>
          </w:p>
        </w:tc>
      </w:tr>
      <w:tr w:rsidR="00494BBD" w:rsidRPr="002D6F1A" w14:paraId="06531BFC" w14:textId="77777777" w:rsidTr="00437E42">
        <w:trPr>
          <w:trHeight w:val="29"/>
          <w:jc w:val="center"/>
        </w:trPr>
        <w:tc>
          <w:tcPr>
            <w:cnfStyle w:val="001000000000" w:firstRow="0" w:lastRow="0" w:firstColumn="1" w:lastColumn="0" w:oddVBand="0" w:evenVBand="0" w:oddHBand="0" w:evenHBand="0" w:firstRowFirstColumn="0" w:firstRowLastColumn="0" w:lastRowFirstColumn="0" w:lastRowLastColumn="0"/>
            <w:tcW w:w="1335" w:type="pct"/>
            <w:tcBorders>
              <w:top w:val="nil"/>
              <w:bottom w:val="nil"/>
            </w:tcBorders>
            <w:noWrap/>
          </w:tcPr>
          <w:p w14:paraId="780DB625" w14:textId="2540040F" w:rsidR="008F00E1" w:rsidRPr="002D6F1A" w:rsidRDefault="008F00E1" w:rsidP="008F00E1">
            <w:pPr>
              <w:rPr>
                <w:rFonts w:eastAsia="Times New Roman" w:cs="Times New Roman"/>
                <w:b w:val="0"/>
                <w:color w:val="000000"/>
                <w:lang w:val="en-AU"/>
              </w:rPr>
            </w:pPr>
            <w:r>
              <w:rPr>
                <w:rFonts w:eastAsia="Times New Roman" w:cs="Times New Roman"/>
                <w:b w:val="0"/>
                <w:color w:val="000000"/>
                <w:lang w:val="en-AU"/>
              </w:rPr>
              <w:t>Cereal yield - KEN</w:t>
            </w:r>
          </w:p>
        </w:tc>
        <w:tc>
          <w:tcPr>
            <w:tcW w:w="664" w:type="pct"/>
            <w:tcBorders>
              <w:top w:val="nil"/>
              <w:bottom w:val="nil"/>
            </w:tcBorders>
            <w:noWrap/>
          </w:tcPr>
          <w:p w14:paraId="41119470" w14:textId="76E3802F" w:rsidR="008F00E1" w:rsidRDefault="008F00E1" w:rsidP="008F00E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Pr>
                <w:rFonts w:eastAsia="Times New Roman" w:cs="Times New Roman"/>
                <w:color w:val="000000"/>
                <w:lang w:val="en-AU"/>
              </w:rPr>
              <w:t>NA</w:t>
            </w:r>
          </w:p>
        </w:tc>
        <w:tc>
          <w:tcPr>
            <w:tcW w:w="664" w:type="pct"/>
            <w:tcBorders>
              <w:top w:val="nil"/>
              <w:bottom w:val="nil"/>
            </w:tcBorders>
            <w:noWrap/>
          </w:tcPr>
          <w:p w14:paraId="5A787536" w14:textId="54106170" w:rsidR="008F00E1" w:rsidRPr="002D6F1A" w:rsidRDefault="008F00E1" w:rsidP="008F00E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1846DF">
              <w:rPr>
                <w:rFonts w:eastAsia="Times New Roman" w:cs="Times New Roman"/>
                <w:color w:val="000000"/>
                <w:lang w:val="en-AU"/>
              </w:rPr>
              <w:t>322.54</w:t>
            </w:r>
          </w:p>
        </w:tc>
        <w:tc>
          <w:tcPr>
            <w:tcW w:w="927" w:type="pct"/>
            <w:tcBorders>
              <w:top w:val="nil"/>
              <w:bottom w:val="nil"/>
            </w:tcBorders>
            <w:noWrap/>
          </w:tcPr>
          <w:p w14:paraId="5A35815E" w14:textId="43FAA6CC" w:rsidR="008F00E1" w:rsidRDefault="008F00E1" w:rsidP="008F00E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Pr>
                <w:rFonts w:eastAsia="Times New Roman" w:cs="Times New Roman"/>
                <w:color w:val="000000"/>
                <w:lang w:val="en-AU"/>
              </w:rPr>
              <w:t>NA</w:t>
            </w:r>
          </w:p>
        </w:tc>
        <w:tc>
          <w:tcPr>
            <w:tcW w:w="746" w:type="pct"/>
            <w:tcBorders>
              <w:top w:val="nil"/>
              <w:bottom w:val="nil"/>
            </w:tcBorders>
          </w:tcPr>
          <w:p w14:paraId="70EEDE40" w14:textId="77777777" w:rsidR="008F00E1" w:rsidRPr="00FC7EB6" w:rsidRDefault="008F00E1" w:rsidP="008F00E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664" w:type="pct"/>
            <w:tcBorders>
              <w:top w:val="nil"/>
              <w:bottom w:val="nil"/>
            </w:tcBorders>
          </w:tcPr>
          <w:p w14:paraId="51B0CA70" w14:textId="0F6B8021" w:rsidR="008F00E1" w:rsidRPr="00FC7EB6" w:rsidRDefault="008F00E1" w:rsidP="008F00E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1846DF">
              <w:rPr>
                <w:rFonts w:eastAsia="Times New Roman" w:cs="Times New Roman"/>
                <w:color w:val="000000"/>
                <w:lang w:val="en-AU"/>
              </w:rPr>
              <w:t>322.54</w:t>
            </w:r>
          </w:p>
        </w:tc>
      </w:tr>
      <w:tr w:rsidR="00494BBD" w:rsidRPr="002D6F1A" w14:paraId="04D3DD45" w14:textId="77777777" w:rsidTr="00437E42">
        <w:trPr>
          <w:trHeight w:val="29"/>
          <w:jc w:val="center"/>
        </w:trPr>
        <w:tc>
          <w:tcPr>
            <w:cnfStyle w:val="001000000000" w:firstRow="0" w:lastRow="0" w:firstColumn="1" w:lastColumn="0" w:oddVBand="0" w:evenVBand="0" w:oddHBand="0" w:evenHBand="0" w:firstRowFirstColumn="0" w:firstRowLastColumn="0" w:lastRowFirstColumn="0" w:lastRowLastColumn="0"/>
            <w:tcW w:w="1335" w:type="pct"/>
            <w:tcBorders>
              <w:top w:val="nil"/>
              <w:bottom w:val="nil"/>
            </w:tcBorders>
            <w:noWrap/>
          </w:tcPr>
          <w:p w14:paraId="475C4806" w14:textId="35CF109C" w:rsidR="008F00E1" w:rsidRDefault="008F00E1" w:rsidP="008F00E1">
            <w:pPr>
              <w:rPr>
                <w:rFonts w:eastAsia="Times New Roman" w:cs="Times New Roman"/>
                <w:color w:val="000000"/>
                <w:lang w:val="en-AU"/>
              </w:rPr>
            </w:pPr>
            <w:r>
              <w:rPr>
                <w:rFonts w:eastAsia="Times New Roman" w:cs="Times New Roman"/>
                <w:b w:val="0"/>
                <w:color w:val="000000"/>
                <w:lang w:val="en-AU"/>
              </w:rPr>
              <w:t>Cereal yield - MOZ</w:t>
            </w:r>
          </w:p>
        </w:tc>
        <w:tc>
          <w:tcPr>
            <w:tcW w:w="664" w:type="pct"/>
            <w:tcBorders>
              <w:top w:val="nil"/>
              <w:bottom w:val="nil"/>
            </w:tcBorders>
            <w:noWrap/>
          </w:tcPr>
          <w:p w14:paraId="3A43F91A" w14:textId="7C5076D1" w:rsidR="008F00E1" w:rsidRDefault="008F00E1" w:rsidP="008F00E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Pr>
                <w:rFonts w:eastAsia="Times New Roman" w:cs="Times New Roman"/>
                <w:color w:val="000000"/>
                <w:lang w:val="en-AU"/>
              </w:rPr>
              <w:t>NA</w:t>
            </w:r>
          </w:p>
        </w:tc>
        <w:tc>
          <w:tcPr>
            <w:tcW w:w="664" w:type="pct"/>
            <w:tcBorders>
              <w:top w:val="nil"/>
              <w:bottom w:val="nil"/>
            </w:tcBorders>
            <w:noWrap/>
          </w:tcPr>
          <w:p w14:paraId="5CB83C00" w14:textId="5038B496" w:rsidR="008F00E1" w:rsidRPr="002D6F1A" w:rsidRDefault="008F00E1" w:rsidP="008F00E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1846DF">
              <w:rPr>
                <w:rFonts w:eastAsia="Times New Roman" w:cs="Times New Roman"/>
                <w:color w:val="000000"/>
                <w:lang w:val="en-AU"/>
              </w:rPr>
              <w:t>218.66</w:t>
            </w:r>
          </w:p>
        </w:tc>
        <w:tc>
          <w:tcPr>
            <w:tcW w:w="927" w:type="pct"/>
            <w:tcBorders>
              <w:top w:val="nil"/>
              <w:bottom w:val="nil"/>
            </w:tcBorders>
            <w:noWrap/>
          </w:tcPr>
          <w:p w14:paraId="22E2B8DF" w14:textId="19935D4A" w:rsidR="008F00E1" w:rsidRDefault="008F00E1" w:rsidP="008F00E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Pr>
                <w:rFonts w:eastAsia="Times New Roman" w:cs="Times New Roman"/>
                <w:color w:val="000000"/>
                <w:lang w:val="en-AU"/>
              </w:rPr>
              <w:t>NA</w:t>
            </w:r>
          </w:p>
        </w:tc>
        <w:tc>
          <w:tcPr>
            <w:tcW w:w="746" w:type="pct"/>
            <w:tcBorders>
              <w:top w:val="nil"/>
              <w:bottom w:val="nil"/>
            </w:tcBorders>
          </w:tcPr>
          <w:p w14:paraId="6EDB19ED" w14:textId="77777777" w:rsidR="008F00E1" w:rsidRPr="00FC7EB6" w:rsidRDefault="008F00E1" w:rsidP="008F00E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664" w:type="pct"/>
            <w:tcBorders>
              <w:top w:val="nil"/>
              <w:bottom w:val="nil"/>
            </w:tcBorders>
          </w:tcPr>
          <w:p w14:paraId="667E8DE9" w14:textId="3A3E607E" w:rsidR="008F00E1" w:rsidRPr="00FC7EB6" w:rsidRDefault="008F00E1" w:rsidP="008F00E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1846DF">
              <w:rPr>
                <w:rFonts w:eastAsia="Times New Roman" w:cs="Times New Roman"/>
                <w:color w:val="000000"/>
                <w:lang w:val="en-AU"/>
              </w:rPr>
              <w:t>218.66</w:t>
            </w:r>
          </w:p>
        </w:tc>
      </w:tr>
      <w:tr w:rsidR="00494BBD" w:rsidRPr="002D6F1A" w14:paraId="53173810" w14:textId="77777777" w:rsidTr="00437E42">
        <w:trPr>
          <w:trHeight w:val="29"/>
          <w:jc w:val="center"/>
        </w:trPr>
        <w:tc>
          <w:tcPr>
            <w:cnfStyle w:val="001000000000" w:firstRow="0" w:lastRow="0" w:firstColumn="1" w:lastColumn="0" w:oddVBand="0" w:evenVBand="0" w:oddHBand="0" w:evenHBand="0" w:firstRowFirstColumn="0" w:firstRowLastColumn="0" w:lastRowFirstColumn="0" w:lastRowLastColumn="0"/>
            <w:tcW w:w="1335" w:type="pct"/>
            <w:tcBorders>
              <w:top w:val="nil"/>
            </w:tcBorders>
            <w:noWrap/>
          </w:tcPr>
          <w:p w14:paraId="12A9D6E8" w14:textId="0474CEDD" w:rsidR="008F00E1" w:rsidRDefault="008F00E1" w:rsidP="008F00E1">
            <w:pPr>
              <w:rPr>
                <w:rFonts w:eastAsia="Times New Roman" w:cs="Times New Roman"/>
                <w:b w:val="0"/>
                <w:color w:val="000000"/>
                <w:lang w:val="en-AU"/>
              </w:rPr>
            </w:pPr>
            <w:r>
              <w:rPr>
                <w:rFonts w:eastAsia="Times New Roman" w:cs="Times New Roman"/>
                <w:b w:val="0"/>
                <w:color w:val="000000"/>
                <w:lang w:val="en-AU"/>
              </w:rPr>
              <w:t>Cereal yield - MDG</w:t>
            </w:r>
          </w:p>
        </w:tc>
        <w:tc>
          <w:tcPr>
            <w:tcW w:w="664" w:type="pct"/>
            <w:tcBorders>
              <w:top w:val="nil"/>
            </w:tcBorders>
            <w:noWrap/>
          </w:tcPr>
          <w:p w14:paraId="18A630D1" w14:textId="147818EB" w:rsidR="008F00E1" w:rsidRDefault="008F00E1" w:rsidP="008F00E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Pr>
                <w:rFonts w:eastAsia="Times New Roman" w:cs="Times New Roman"/>
                <w:color w:val="000000"/>
                <w:lang w:val="en-AU"/>
              </w:rPr>
              <w:t>NA</w:t>
            </w:r>
          </w:p>
        </w:tc>
        <w:tc>
          <w:tcPr>
            <w:tcW w:w="664" w:type="pct"/>
            <w:tcBorders>
              <w:top w:val="nil"/>
            </w:tcBorders>
            <w:noWrap/>
          </w:tcPr>
          <w:p w14:paraId="3AAB84B0" w14:textId="3E2BCFE8" w:rsidR="008F00E1" w:rsidRPr="002D6F1A" w:rsidRDefault="008F00E1" w:rsidP="008F00E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1846DF">
              <w:rPr>
                <w:rFonts w:eastAsia="Times New Roman" w:cs="Times New Roman"/>
                <w:color w:val="000000"/>
                <w:lang w:val="en-AU"/>
              </w:rPr>
              <w:t>580.0</w:t>
            </w:r>
            <w:r w:rsidR="00494BBD">
              <w:rPr>
                <w:rFonts w:eastAsia="Times New Roman" w:cs="Times New Roman"/>
                <w:color w:val="000000"/>
                <w:lang w:val="en-AU"/>
              </w:rPr>
              <w:t>6</w:t>
            </w:r>
          </w:p>
        </w:tc>
        <w:tc>
          <w:tcPr>
            <w:tcW w:w="927" w:type="pct"/>
            <w:tcBorders>
              <w:top w:val="nil"/>
            </w:tcBorders>
            <w:noWrap/>
          </w:tcPr>
          <w:p w14:paraId="610E27B5" w14:textId="4DAB76B7" w:rsidR="008F00E1" w:rsidRDefault="008F00E1" w:rsidP="008F00E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Pr>
                <w:rFonts w:eastAsia="Times New Roman" w:cs="Times New Roman"/>
                <w:color w:val="000000"/>
                <w:lang w:val="en-AU"/>
              </w:rPr>
              <w:t>NA</w:t>
            </w:r>
          </w:p>
        </w:tc>
        <w:tc>
          <w:tcPr>
            <w:tcW w:w="746" w:type="pct"/>
            <w:tcBorders>
              <w:top w:val="nil"/>
            </w:tcBorders>
          </w:tcPr>
          <w:p w14:paraId="77162770" w14:textId="77777777" w:rsidR="008F00E1" w:rsidRPr="00FC7EB6" w:rsidRDefault="008F00E1" w:rsidP="008F00E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664" w:type="pct"/>
            <w:tcBorders>
              <w:top w:val="nil"/>
            </w:tcBorders>
          </w:tcPr>
          <w:p w14:paraId="27F3E7FA" w14:textId="2510099D" w:rsidR="008F00E1" w:rsidRPr="00FC7EB6" w:rsidRDefault="008F00E1" w:rsidP="008F00E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1846DF">
              <w:rPr>
                <w:rFonts w:eastAsia="Times New Roman" w:cs="Times New Roman"/>
                <w:color w:val="000000"/>
                <w:lang w:val="en-AU"/>
              </w:rPr>
              <w:t>580.0</w:t>
            </w:r>
            <w:r w:rsidR="00494BBD">
              <w:rPr>
                <w:rFonts w:eastAsia="Times New Roman" w:cs="Times New Roman"/>
                <w:color w:val="000000"/>
                <w:lang w:val="en-AU"/>
              </w:rPr>
              <w:t>6</w:t>
            </w:r>
          </w:p>
        </w:tc>
      </w:tr>
      <w:tr w:rsidR="00494BBD" w:rsidRPr="002D6F1A" w14:paraId="3CEA42D5" w14:textId="77777777" w:rsidTr="00437E42">
        <w:trPr>
          <w:trHeight w:val="29"/>
          <w:jc w:val="center"/>
        </w:trPr>
        <w:tc>
          <w:tcPr>
            <w:cnfStyle w:val="001000000000" w:firstRow="0" w:lastRow="0" w:firstColumn="1" w:lastColumn="0" w:oddVBand="0" w:evenVBand="0" w:oddHBand="0" w:evenHBand="0" w:firstRowFirstColumn="0" w:firstRowLastColumn="0" w:lastRowFirstColumn="0" w:lastRowLastColumn="0"/>
            <w:tcW w:w="1335" w:type="pct"/>
            <w:noWrap/>
          </w:tcPr>
          <w:p w14:paraId="5B1C53DF" w14:textId="189B99EB" w:rsidR="008F00E1" w:rsidRDefault="008F00E1" w:rsidP="008F00E1">
            <w:pPr>
              <w:rPr>
                <w:rFonts w:eastAsia="Times New Roman" w:cs="Times New Roman"/>
                <w:b w:val="0"/>
                <w:color w:val="000000"/>
                <w:lang w:val="en-AU"/>
              </w:rPr>
            </w:pPr>
            <w:r>
              <w:rPr>
                <w:rFonts w:eastAsia="Times New Roman" w:cs="Times New Roman"/>
                <w:b w:val="0"/>
                <w:color w:val="000000"/>
                <w:lang w:val="en-AU"/>
              </w:rPr>
              <w:t>Cereal yield - TZA</w:t>
            </w:r>
          </w:p>
        </w:tc>
        <w:tc>
          <w:tcPr>
            <w:tcW w:w="664" w:type="pct"/>
            <w:noWrap/>
          </w:tcPr>
          <w:p w14:paraId="68CA6E3F" w14:textId="0B800D9B" w:rsidR="008F00E1" w:rsidRDefault="008F00E1" w:rsidP="008F00E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Pr>
                <w:rFonts w:eastAsia="Times New Roman" w:cs="Times New Roman"/>
                <w:color w:val="000000"/>
                <w:lang w:val="en-AU"/>
              </w:rPr>
              <w:t>NA</w:t>
            </w:r>
          </w:p>
        </w:tc>
        <w:tc>
          <w:tcPr>
            <w:tcW w:w="664" w:type="pct"/>
            <w:noWrap/>
          </w:tcPr>
          <w:p w14:paraId="38F457BB" w14:textId="106C70EC" w:rsidR="008F00E1" w:rsidRPr="002D6F1A" w:rsidRDefault="008F00E1" w:rsidP="008F00E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1846DF">
              <w:rPr>
                <w:rFonts w:eastAsia="Times New Roman" w:cs="Times New Roman"/>
                <w:color w:val="000000"/>
                <w:lang w:val="en-AU"/>
              </w:rPr>
              <w:t>357.99</w:t>
            </w:r>
          </w:p>
        </w:tc>
        <w:tc>
          <w:tcPr>
            <w:tcW w:w="927" w:type="pct"/>
            <w:noWrap/>
          </w:tcPr>
          <w:p w14:paraId="10D6698B" w14:textId="286CC0F7" w:rsidR="008F00E1" w:rsidRDefault="008F00E1" w:rsidP="008F00E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Pr>
                <w:rFonts w:eastAsia="Times New Roman" w:cs="Times New Roman"/>
                <w:color w:val="000000"/>
                <w:lang w:val="en-AU"/>
              </w:rPr>
              <w:t>NA</w:t>
            </w:r>
          </w:p>
        </w:tc>
        <w:tc>
          <w:tcPr>
            <w:tcW w:w="746" w:type="pct"/>
          </w:tcPr>
          <w:p w14:paraId="0C9BAD5A" w14:textId="77777777" w:rsidR="008F00E1" w:rsidRPr="00FC7EB6" w:rsidRDefault="008F00E1" w:rsidP="008F00E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664" w:type="pct"/>
          </w:tcPr>
          <w:p w14:paraId="4B55FD7B" w14:textId="278731C6" w:rsidR="008F00E1" w:rsidRPr="00FC7EB6" w:rsidRDefault="008F00E1" w:rsidP="008F00E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1846DF">
              <w:rPr>
                <w:rFonts w:eastAsia="Times New Roman" w:cs="Times New Roman"/>
                <w:color w:val="000000"/>
                <w:lang w:val="en-AU"/>
              </w:rPr>
              <w:t>357.99</w:t>
            </w:r>
          </w:p>
        </w:tc>
      </w:tr>
    </w:tbl>
    <w:p w14:paraId="16190EC7" w14:textId="77777777" w:rsidR="002D6F1A" w:rsidRPr="000A0F64" w:rsidRDefault="002D6F1A" w:rsidP="003F2588">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rPr>
      </w:pPr>
    </w:p>
    <w:p w14:paraId="6894BC3B" w14:textId="77777777" w:rsidR="00E64CF4" w:rsidRDefault="00E64CF4" w:rsidP="003F2588">
      <w:pPr>
        <w:spacing w:line="360" w:lineRule="auto"/>
        <w:rPr>
          <w:rFonts w:cs="Times New Roman"/>
          <w:b/>
          <w:bCs/>
        </w:rPr>
      </w:pPr>
      <w:r>
        <w:rPr>
          <w:rFonts w:cs="Times New Roman"/>
          <w:b/>
          <w:bCs/>
        </w:rPr>
        <w:br w:type="page"/>
      </w:r>
    </w:p>
    <w:p w14:paraId="3255698D" w14:textId="35ED3847" w:rsidR="00192BF9" w:rsidRPr="000A0F64" w:rsidRDefault="00192BF9" w:rsidP="003F2588">
      <w:pPr>
        <w:spacing w:line="360" w:lineRule="auto"/>
        <w:rPr>
          <w:rFonts w:cs="Times New Roman"/>
          <w:b/>
          <w:bCs/>
        </w:rPr>
      </w:pPr>
      <w:r w:rsidRPr="000A0F64">
        <w:rPr>
          <w:rFonts w:cs="Times New Roman"/>
          <w:b/>
          <w:bCs/>
        </w:rPr>
        <w:lastRenderedPageBreak/>
        <w:t>REFERENCE</w:t>
      </w:r>
    </w:p>
    <w:p w14:paraId="11BF1786" w14:textId="77777777" w:rsidR="00192BF9" w:rsidRPr="000A0F64" w:rsidRDefault="00192BF9" w:rsidP="003F2588">
      <w:pPr>
        <w:spacing w:line="360" w:lineRule="auto"/>
        <w:rPr>
          <w:rFonts w:cs="Times New Roman"/>
          <w:b/>
          <w:bCs/>
        </w:rPr>
      </w:pPr>
    </w:p>
    <w:p w14:paraId="41FE171E" w14:textId="77777777" w:rsidR="0085345E" w:rsidRDefault="0085345E" w:rsidP="0085345E">
      <w:pPr>
        <w:spacing w:line="360" w:lineRule="auto"/>
        <w:ind w:left="567" w:hanging="567"/>
        <w:rPr>
          <w:rFonts w:cs="Times New Roman"/>
        </w:rPr>
      </w:pPr>
      <w:proofErr w:type="spellStart"/>
      <w:r w:rsidRPr="0085345E">
        <w:rPr>
          <w:rFonts w:cs="Times New Roman"/>
        </w:rPr>
        <w:t>Adger</w:t>
      </w:r>
      <w:proofErr w:type="spellEnd"/>
      <w:r w:rsidRPr="0085345E">
        <w:rPr>
          <w:rFonts w:cs="Times New Roman"/>
        </w:rPr>
        <w:t xml:space="preserve">, W. et al. (2012), “Cultural dimensions of climate change impacts and adaptation”, Nature Climate Change, Vol. 3/2, pp. 112-117, </w:t>
      </w:r>
      <w:hyperlink r:id="rId15" w:history="1">
        <w:r w:rsidRPr="00CC6C82">
          <w:rPr>
            <w:rStyle w:val="Hyperlink"/>
            <w:rFonts w:cs="Times New Roman"/>
          </w:rPr>
          <w:t>http://dx.doi.org/10.1038/nclimate1666</w:t>
        </w:r>
      </w:hyperlink>
      <w:r w:rsidRPr="0085345E">
        <w:rPr>
          <w:rFonts w:cs="Times New Roman"/>
        </w:rPr>
        <w:t>.</w:t>
      </w:r>
    </w:p>
    <w:p w14:paraId="4BC9A99F" w14:textId="77777777" w:rsidR="0085345E" w:rsidRDefault="0085345E" w:rsidP="0085345E">
      <w:pPr>
        <w:spacing w:line="360" w:lineRule="auto"/>
        <w:ind w:left="567" w:hanging="567"/>
        <w:rPr>
          <w:rFonts w:eastAsia="Tahoma" w:cs="Times New Roman"/>
          <w:bCs/>
        </w:rPr>
      </w:pPr>
      <w:r w:rsidRPr="0085345E">
        <w:rPr>
          <w:rFonts w:eastAsia="Tahoma" w:cs="Times New Roman"/>
          <w:bCs/>
        </w:rPr>
        <w:t xml:space="preserve">Barnard, P. L., Dugan, J. E., Page, H. M., Wood, N. J., Hart, J. A. F., Cayan, D. R., ... &amp; </w:t>
      </w:r>
      <w:proofErr w:type="spellStart"/>
      <w:r w:rsidRPr="0085345E">
        <w:rPr>
          <w:rFonts w:eastAsia="Tahoma" w:cs="Times New Roman"/>
          <w:bCs/>
        </w:rPr>
        <w:t>Iacobellis</w:t>
      </w:r>
      <w:proofErr w:type="spellEnd"/>
      <w:r w:rsidRPr="0085345E">
        <w:rPr>
          <w:rFonts w:eastAsia="Tahoma" w:cs="Times New Roman"/>
          <w:bCs/>
        </w:rPr>
        <w:t>, S. F. (2021). Multiple climate change-driven tipping points for coastal systems. Scientific Reports, 11(1), 1-13.</w:t>
      </w:r>
    </w:p>
    <w:p w14:paraId="127D1CCB" w14:textId="77777777" w:rsidR="0085345E" w:rsidRPr="0085345E" w:rsidRDefault="0085345E" w:rsidP="0085345E">
      <w:pPr>
        <w:pBdr>
          <w:top w:val="none" w:sz="0" w:space="0" w:color="D9D9E3"/>
          <w:left w:val="none" w:sz="0" w:space="0" w:color="D9D9E3"/>
          <w:bottom w:val="none" w:sz="0" w:space="0" w:color="D9D9E3"/>
          <w:right w:val="none" w:sz="0" w:space="0" w:color="D9D9E3"/>
          <w:between w:val="none" w:sz="0" w:space="0" w:color="D9D9E3"/>
        </w:pBdr>
        <w:spacing w:line="360" w:lineRule="auto"/>
        <w:ind w:left="567" w:hanging="567"/>
        <w:rPr>
          <w:rFonts w:eastAsia="Tahoma" w:cs="Times New Roman"/>
          <w:bCs/>
          <w:highlight w:val="yellow"/>
        </w:rPr>
      </w:pPr>
      <w:r w:rsidRPr="0085345E">
        <w:rPr>
          <w:rFonts w:eastAsia="Tahoma" w:cs="Times New Roman"/>
          <w:bCs/>
        </w:rPr>
        <w:t>Brown, I. (2018). Assessing climate change risks to the natural environment to facilitate cross-sectoral adaptation policy. Philosophical Transactions of the Royal Society A: Mathematical, Physical and Engineering Sciences, 376(2121), 20170297.risng</w:t>
      </w:r>
    </w:p>
    <w:p w14:paraId="64C65E07" w14:textId="77777777" w:rsidR="0085345E" w:rsidRPr="0085345E" w:rsidRDefault="0085345E" w:rsidP="0085345E">
      <w:pPr>
        <w:pBdr>
          <w:top w:val="none" w:sz="0" w:space="0" w:color="D9D9E3"/>
          <w:left w:val="none" w:sz="0" w:space="0" w:color="D9D9E3"/>
          <w:bottom w:val="none" w:sz="0" w:space="0" w:color="D9D9E3"/>
          <w:right w:val="none" w:sz="0" w:space="0" w:color="D9D9E3"/>
          <w:between w:val="none" w:sz="0" w:space="0" w:color="D9D9E3"/>
        </w:pBdr>
        <w:spacing w:line="360" w:lineRule="auto"/>
        <w:ind w:left="567" w:hanging="567"/>
        <w:rPr>
          <w:rFonts w:eastAsia="Tahoma" w:cs="Times New Roman"/>
          <w:bCs/>
        </w:rPr>
      </w:pPr>
      <w:r w:rsidRPr="0085345E">
        <w:rPr>
          <w:rFonts w:eastAsia="Tahoma" w:cs="Times New Roman"/>
          <w:bCs/>
        </w:rPr>
        <w:t xml:space="preserve">Conway, D., Nicholls, R. J., Brown, S., Tebboth, M. G., </w:t>
      </w:r>
      <w:proofErr w:type="spellStart"/>
      <w:r w:rsidRPr="0085345E">
        <w:rPr>
          <w:rFonts w:eastAsia="Tahoma" w:cs="Times New Roman"/>
          <w:bCs/>
        </w:rPr>
        <w:t>Adger</w:t>
      </w:r>
      <w:proofErr w:type="spellEnd"/>
      <w:r w:rsidRPr="0085345E">
        <w:rPr>
          <w:rFonts w:eastAsia="Tahoma" w:cs="Times New Roman"/>
          <w:bCs/>
        </w:rPr>
        <w:t>, W. N., Ahmad, B., ... &amp; Wester, P. (2019). The need for bottom-up assessments of climate risks and adaptation in climate-sensitive regions. Nature Climate Change, 9(7), 503-511.</w:t>
      </w:r>
    </w:p>
    <w:p w14:paraId="29121AEB" w14:textId="77777777" w:rsidR="0085345E" w:rsidRPr="0085345E" w:rsidRDefault="0085345E" w:rsidP="0085345E">
      <w:pPr>
        <w:pBdr>
          <w:top w:val="none" w:sz="0" w:space="0" w:color="D9D9E3"/>
          <w:left w:val="none" w:sz="0" w:space="0" w:color="D9D9E3"/>
          <w:bottom w:val="none" w:sz="0" w:space="0" w:color="D9D9E3"/>
          <w:right w:val="none" w:sz="0" w:space="0" w:color="D9D9E3"/>
          <w:between w:val="none" w:sz="0" w:space="0" w:color="D9D9E3"/>
        </w:pBdr>
        <w:spacing w:line="360" w:lineRule="auto"/>
        <w:ind w:left="567" w:hanging="567"/>
        <w:rPr>
          <w:rFonts w:eastAsia="Tahoma" w:cs="Times New Roman"/>
          <w:bCs/>
        </w:rPr>
      </w:pPr>
      <w:r w:rsidRPr="0085345E">
        <w:rPr>
          <w:rFonts w:eastAsia="Tahoma" w:cs="Times New Roman"/>
          <w:bCs/>
        </w:rPr>
        <w:t xml:space="preserve">Cramer, W., </w:t>
      </w:r>
      <w:proofErr w:type="spellStart"/>
      <w:r w:rsidRPr="0085345E">
        <w:rPr>
          <w:rFonts w:eastAsia="Tahoma" w:cs="Times New Roman"/>
          <w:bCs/>
        </w:rPr>
        <w:t>Guiot</w:t>
      </w:r>
      <w:proofErr w:type="spellEnd"/>
      <w:r w:rsidRPr="0085345E">
        <w:rPr>
          <w:rFonts w:eastAsia="Tahoma" w:cs="Times New Roman"/>
          <w:bCs/>
        </w:rPr>
        <w:t xml:space="preserve">, J., Fader, M., </w:t>
      </w:r>
      <w:proofErr w:type="spellStart"/>
      <w:r w:rsidRPr="0085345E">
        <w:rPr>
          <w:rFonts w:eastAsia="Tahoma" w:cs="Times New Roman"/>
          <w:bCs/>
        </w:rPr>
        <w:t>Garrabou</w:t>
      </w:r>
      <w:proofErr w:type="spellEnd"/>
      <w:r w:rsidRPr="0085345E">
        <w:rPr>
          <w:rFonts w:eastAsia="Tahoma" w:cs="Times New Roman"/>
          <w:bCs/>
        </w:rPr>
        <w:t xml:space="preserve">, J., </w:t>
      </w:r>
      <w:proofErr w:type="spellStart"/>
      <w:r w:rsidRPr="0085345E">
        <w:rPr>
          <w:rFonts w:eastAsia="Tahoma" w:cs="Times New Roman"/>
          <w:bCs/>
        </w:rPr>
        <w:t>Gattuso</w:t>
      </w:r>
      <w:proofErr w:type="spellEnd"/>
      <w:r w:rsidRPr="0085345E">
        <w:rPr>
          <w:rFonts w:eastAsia="Tahoma" w:cs="Times New Roman"/>
          <w:bCs/>
        </w:rPr>
        <w:t xml:space="preserve">, J. P., Iglesias, A., ... &amp; </w:t>
      </w:r>
      <w:proofErr w:type="spellStart"/>
      <w:r w:rsidRPr="0085345E">
        <w:rPr>
          <w:rFonts w:eastAsia="Tahoma" w:cs="Times New Roman"/>
          <w:bCs/>
        </w:rPr>
        <w:t>Xoplaki</w:t>
      </w:r>
      <w:proofErr w:type="spellEnd"/>
      <w:r w:rsidRPr="0085345E">
        <w:rPr>
          <w:rFonts w:eastAsia="Tahoma" w:cs="Times New Roman"/>
          <w:bCs/>
        </w:rPr>
        <w:t>, E. (2018). Climate change and interconnected risks to sustainable development in the Mediterranean. Nature Climate Change, 8(11), 972-980.</w:t>
      </w:r>
    </w:p>
    <w:p w14:paraId="369F842F" w14:textId="77777777" w:rsidR="0085345E" w:rsidRDefault="0085345E" w:rsidP="0085345E">
      <w:pPr>
        <w:spacing w:line="360" w:lineRule="auto"/>
        <w:ind w:left="567" w:hanging="567"/>
        <w:rPr>
          <w:rFonts w:eastAsia="Tahoma" w:cs="Times New Roman"/>
          <w:bCs/>
        </w:rPr>
      </w:pPr>
      <w:r w:rsidRPr="0085345E">
        <w:rPr>
          <w:rFonts w:eastAsia="Tahoma" w:cs="Times New Roman"/>
          <w:bCs/>
        </w:rPr>
        <w:t xml:space="preserve">David, C. G., Hennig, A., Ratter, B. M., </w:t>
      </w:r>
      <w:proofErr w:type="spellStart"/>
      <w:r w:rsidRPr="0085345E">
        <w:rPr>
          <w:rFonts w:eastAsia="Tahoma" w:cs="Times New Roman"/>
          <w:bCs/>
        </w:rPr>
        <w:t>Roeber</w:t>
      </w:r>
      <w:proofErr w:type="spellEnd"/>
      <w:r w:rsidRPr="0085345E">
        <w:rPr>
          <w:rFonts w:eastAsia="Tahoma" w:cs="Times New Roman"/>
          <w:bCs/>
        </w:rPr>
        <w:t xml:space="preserve">, V., &amp; </w:t>
      </w:r>
      <w:proofErr w:type="spellStart"/>
      <w:r w:rsidRPr="0085345E">
        <w:rPr>
          <w:rFonts w:eastAsia="Tahoma" w:cs="Times New Roman"/>
          <w:bCs/>
        </w:rPr>
        <w:t>Schlurmann</w:t>
      </w:r>
      <w:proofErr w:type="spellEnd"/>
      <w:r w:rsidRPr="0085345E">
        <w:rPr>
          <w:rFonts w:eastAsia="Tahoma" w:cs="Times New Roman"/>
          <w:bCs/>
        </w:rPr>
        <w:t>, T. (2021). Considering socio-political framings when analyzing coastal climate change effects can prevent maldevelopment on small islands. Nature Communications, 12(1), 5882.</w:t>
      </w:r>
    </w:p>
    <w:p w14:paraId="209EDE9C" w14:textId="77777777" w:rsidR="0085345E" w:rsidRPr="0085345E" w:rsidRDefault="0085345E" w:rsidP="0085345E">
      <w:pPr>
        <w:spacing w:line="360" w:lineRule="auto"/>
        <w:ind w:left="567" w:hanging="567"/>
        <w:rPr>
          <w:rFonts w:cs="Times New Roman"/>
        </w:rPr>
      </w:pPr>
      <w:r w:rsidRPr="0085345E">
        <w:rPr>
          <w:rFonts w:cs="Times New Roman"/>
        </w:rPr>
        <w:t xml:space="preserve">Davis, K. F., Downs, S., &amp; </w:t>
      </w:r>
      <w:proofErr w:type="spellStart"/>
      <w:r w:rsidRPr="0085345E">
        <w:rPr>
          <w:rFonts w:cs="Times New Roman"/>
        </w:rPr>
        <w:t>Gephart</w:t>
      </w:r>
      <w:proofErr w:type="spellEnd"/>
      <w:r w:rsidRPr="0085345E">
        <w:rPr>
          <w:rFonts w:cs="Times New Roman"/>
        </w:rPr>
        <w:t>, J. A. (2021). Towards food supply chain resilience to environmental shocks. Nature Food, 2(1), 54-65.</w:t>
      </w:r>
    </w:p>
    <w:p w14:paraId="09CED0DB" w14:textId="77777777" w:rsidR="0085345E" w:rsidRPr="0085345E" w:rsidRDefault="0085345E" w:rsidP="0085345E">
      <w:pPr>
        <w:pBdr>
          <w:top w:val="none" w:sz="0" w:space="0" w:color="D9D9E3"/>
          <w:left w:val="none" w:sz="0" w:space="0" w:color="D9D9E3"/>
          <w:bottom w:val="none" w:sz="0" w:space="0" w:color="D9D9E3"/>
          <w:right w:val="none" w:sz="0" w:space="0" w:color="D9D9E3"/>
          <w:between w:val="none" w:sz="0" w:space="0" w:color="D9D9E3"/>
        </w:pBdr>
        <w:spacing w:line="360" w:lineRule="auto"/>
        <w:ind w:left="567" w:hanging="567"/>
        <w:rPr>
          <w:rFonts w:eastAsia="Tahoma" w:cs="Times New Roman"/>
          <w:bCs/>
        </w:rPr>
      </w:pPr>
      <w:r w:rsidRPr="0085345E">
        <w:rPr>
          <w:rFonts w:eastAsia="Tahoma" w:cs="Times New Roman"/>
          <w:bCs/>
        </w:rPr>
        <w:t xml:space="preserve">Eakin, C.M., </w:t>
      </w:r>
      <w:proofErr w:type="spellStart"/>
      <w:r w:rsidRPr="0085345E">
        <w:rPr>
          <w:rFonts w:eastAsia="Tahoma" w:cs="Times New Roman"/>
          <w:bCs/>
        </w:rPr>
        <w:t>Sweatman</w:t>
      </w:r>
      <w:proofErr w:type="spellEnd"/>
      <w:r w:rsidRPr="0085345E">
        <w:rPr>
          <w:rFonts w:eastAsia="Tahoma" w:cs="Times New Roman"/>
          <w:bCs/>
        </w:rPr>
        <w:t xml:space="preserve">, H., &amp; Brainard, R.E. (2019). The 2014-2017 global-scale coral bleaching event: Insights and impacts. Coral Reefs, 38(4), 539-545. </w:t>
      </w:r>
      <w:hyperlink r:id="rId16" w:history="1">
        <w:r w:rsidRPr="0085345E">
          <w:rPr>
            <w:rStyle w:val="Hyperlink"/>
            <w:rFonts w:eastAsia="Tahoma" w:cs="Times New Roman"/>
            <w:bCs/>
          </w:rPr>
          <w:t>https://doi.org/10.1007/s00338-019-01844-2</w:t>
        </w:r>
      </w:hyperlink>
    </w:p>
    <w:p w14:paraId="5E2F0E4A" w14:textId="77777777" w:rsidR="0085345E" w:rsidRDefault="0085345E" w:rsidP="0085345E">
      <w:pPr>
        <w:spacing w:line="360" w:lineRule="auto"/>
        <w:ind w:left="567" w:hanging="567"/>
        <w:rPr>
          <w:rFonts w:eastAsia="Tahoma" w:cs="Times New Roman"/>
          <w:bCs/>
        </w:rPr>
      </w:pPr>
      <w:proofErr w:type="spellStart"/>
      <w:r w:rsidRPr="0085345E">
        <w:rPr>
          <w:rFonts w:eastAsia="Tahoma" w:cs="Times New Roman"/>
          <w:bCs/>
        </w:rPr>
        <w:t>Füssel</w:t>
      </w:r>
      <w:proofErr w:type="spellEnd"/>
      <w:r w:rsidRPr="0085345E">
        <w:rPr>
          <w:rFonts w:eastAsia="Tahoma" w:cs="Times New Roman"/>
          <w:bCs/>
        </w:rPr>
        <w:t>, H. M., &amp; Klein, R. J. (2006). Climate change vulnerability assessments: an evolution of conceptual thinking. Climatic change, 75(3), 301-329.</w:t>
      </w:r>
    </w:p>
    <w:p w14:paraId="4E441795" w14:textId="77777777" w:rsidR="0085345E" w:rsidRPr="0085345E" w:rsidRDefault="0085345E" w:rsidP="0085345E">
      <w:pPr>
        <w:pBdr>
          <w:top w:val="none" w:sz="0" w:space="0" w:color="D9D9E3"/>
          <w:left w:val="none" w:sz="0" w:space="0" w:color="D9D9E3"/>
          <w:bottom w:val="none" w:sz="0" w:space="0" w:color="D9D9E3"/>
          <w:right w:val="none" w:sz="0" w:space="0" w:color="D9D9E3"/>
          <w:between w:val="none" w:sz="0" w:space="0" w:color="D9D9E3"/>
        </w:pBdr>
        <w:spacing w:line="360" w:lineRule="auto"/>
        <w:ind w:left="567" w:hanging="567"/>
        <w:rPr>
          <w:rFonts w:eastAsia="Tahoma" w:cs="Times New Roman"/>
          <w:bCs/>
        </w:rPr>
      </w:pPr>
      <w:r w:rsidRPr="0085345E">
        <w:rPr>
          <w:rFonts w:eastAsia="Tahoma" w:cs="Times New Roman"/>
          <w:bCs/>
        </w:rPr>
        <w:t xml:space="preserve">Giri C, Ochieng E, </w:t>
      </w:r>
      <w:proofErr w:type="spellStart"/>
      <w:r w:rsidRPr="0085345E">
        <w:rPr>
          <w:rFonts w:eastAsia="Tahoma" w:cs="Times New Roman"/>
          <w:bCs/>
        </w:rPr>
        <w:t>Tieszen</w:t>
      </w:r>
      <w:proofErr w:type="spellEnd"/>
      <w:r w:rsidRPr="0085345E">
        <w:rPr>
          <w:rFonts w:eastAsia="Tahoma" w:cs="Times New Roman"/>
          <w:bCs/>
        </w:rPr>
        <w:t xml:space="preserve"> LL, Zhu Z, Singh A, Loveland T, </w:t>
      </w:r>
      <w:proofErr w:type="spellStart"/>
      <w:r w:rsidRPr="0085345E">
        <w:rPr>
          <w:rFonts w:eastAsia="Tahoma" w:cs="Times New Roman"/>
          <w:bCs/>
        </w:rPr>
        <w:t>Masek</w:t>
      </w:r>
      <w:proofErr w:type="spellEnd"/>
      <w:r w:rsidRPr="0085345E">
        <w:rPr>
          <w:rFonts w:eastAsia="Tahoma" w:cs="Times New Roman"/>
          <w:bCs/>
        </w:rPr>
        <w:t xml:space="preserve"> J, Duke N (2011). Status and distribution of mangrove forests of the world using earth observation satellite data (version 1.4, updated by UNEP-WCMC). Global Ecology and Biogeography 20: 154-159. Paper DOI: 10.1111/j.1466-8238.2010.</w:t>
      </w:r>
      <w:proofErr w:type="gramStart"/>
      <w:r w:rsidRPr="0085345E">
        <w:rPr>
          <w:rFonts w:eastAsia="Tahoma" w:cs="Times New Roman"/>
          <w:bCs/>
        </w:rPr>
        <w:t>00584.x.</w:t>
      </w:r>
      <w:proofErr w:type="gramEnd"/>
      <w:r w:rsidRPr="0085345E">
        <w:rPr>
          <w:rFonts w:eastAsia="Tahoma" w:cs="Times New Roman"/>
          <w:bCs/>
        </w:rPr>
        <w:t xml:space="preserve"> Data DOI: </w:t>
      </w:r>
      <w:hyperlink r:id="rId17" w:history="1">
        <w:r w:rsidRPr="0085345E">
          <w:rPr>
            <w:rStyle w:val="Hyperlink"/>
            <w:rFonts w:eastAsia="Tahoma" w:cs="Times New Roman"/>
            <w:bCs/>
          </w:rPr>
          <w:t>https://doi.org/10.34892/1411-w728</w:t>
        </w:r>
      </w:hyperlink>
    </w:p>
    <w:p w14:paraId="25497BC8" w14:textId="77777777" w:rsidR="0085345E" w:rsidRPr="0085345E" w:rsidRDefault="0085345E" w:rsidP="0085345E">
      <w:pPr>
        <w:spacing w:line="360" w:lineRule="auto"/>
        <w:ind w:left="567" w:hanging="567"/>
        <w:rPr>
          <w:rFonts w:cs="Times New Roman"/>
        </w:rPr>
      </w:pPr>
      <w:r w:rsidRPr="0085345E">
        <w:rPr>
          <w:rFonts w:cs="Times New Roman"/>
        </w:rPr>
        <w:t xml:space="preserve">Hasegawa, T., Sakurai, G., Fujimori, S., Takahashi, K., </w:t>
      </w:r>
      <w:proofErr w:type="spellStart"/>
      <w:r w:rsidRPr="0085345E">
        <w:rPr>
          <w:rFonts w:cs="Times New Roman"/>
        </w:rPr>
        <w:t>Hijioka</w:t>
      </w:r>
      <w:proofErr w:type="spellEnd"/>
      <w:r w:rsidRPr="0085345E">
        <w:rPr>
          <w:rFonts w:cs="Times New Roman"/>
        </w:rPr>
        <w:t>, Y., &amp; Masui, T. (2021). Extreme climate events increase the risk of global food insecurity and adaptation needs. Nature Food, 2(8), 587-595.</w:t>
      </w:r>
    </w:p>
    <w:p w14:paraId="0F1E7A88" w14:textId="77777777" w:rsidR="0085345E" w:rsidRDefault="0085345E" w:rsidP="0085345E">
      <w:pPr>
        <w:spacing w:line="360" w:lineRule="auto"/>
        <w:ind w:left="567" w:hanging="567"/>
        <w:rPr>
          <w:rFonts w:eastAsia="Tahoma" w:cs="Times New Roman"/>
          <w:bCs/>
        </w:rPr>
      </w:pPr>
      <w:proofErr w:type="spellStart"/>
      <w:r w:rsidRPr="0085345E">
        <w:rPr>
          <w:rFonts w:eastAsia="Tahoma" w:cs="Times New Roman"/>
          <w:bCs/>
        </w:rPr>
        <w:t>Macusi</w:t>
      </w:r>
      <w:proofErr w:type="spellEnd"/>
      <w:r w:rsidRPr="0085345E">
        <w:rPr>
          <w:rFonts w:eastAsia="Tahoma" w:cs="Times New Roman"/>
          <w:bCs/>
        </w:rPr>
        <w:t xml:space="preserve">, E. D., </w:t>
      </w:r>
      <w:proofErr w:type="spellStart"/>
      <w:r w:rsidRPr="0085345E">
        <w:rPr>
          <w:rFonts w:eastAsia="Tahoma" w:cs="Times New Roman"/>
          <w:bCs/>
        </w:rPr>
        <w:t>Macusi</w:t>
      </w:r>
      <w:proofErr w:type="spellEnd"/>
      <w:r w:rsidRPr="0085345E">
        <w:rPr>
          <w:rFonts w:eastAsia="Tahoma" w:cs="Times New Roman"/>
          <w:bCs/>
        </w:rPr>
        <w:t xml:space="preserve">, E. S., Jimenez, L. A., &amp; </w:t>
      </w:r>
      <w:proofErr w:type="spellStart"/>
      <w:r w:rsidRPr="0085345E">
        <w:rPr>
          <w:rFonts w:eastAsia="Tahoma" w:cs="Times New Roman"/>
          <w:bCs/>
        </w:rPr>
        <w:t>Catam-isan</w:t>
      </w:r>
      <w:proofErr w:type="spellEnd"/>
      <w:r w:rsidRPr="0085345E">
        <w:rPr>
          <w:rFonts w:eastAsia="Tahoma" w:cs="Times New Roman"/>
          <w:bCs/>
        </w:rPr>
        <w:t>, J. P. (2020). Climate change vulnerability and perceived impacts on small-scale fisheries in eastern Mindanao. Ocean &amp; Coastal Management, 189, 105143.</w:t>
      </w:r>
    </w:p>
    <w:p w14:paraId="1F4F62D7" w14:textId="77777777" w:rsidR="0085345E" w:rsidRPr="0085345E" w:rsidRDefault="0085345E" w:rsidP="0085345E">
      <w:pPr>
        <w:pBdr>
          <w:top w:val="none" w:sz="0" w:space="0" w:color="D9D9E3"/>
          <w:left w:val="none" w:sz="0" w:space="0" w:color="D9D9E3"/>
          <w:bottom w:val="none" w:sz="0" w:space="0" w:color="D9D9E3"/>
          <w:right w:val="none" w:sz="0" w:space="0" w:color="D9D9E3"/>
          <w:between w:val="none" w:sz="0" w:space="0" w:color="D9D9E3"/>
        </w:pBdr>
        <w:spacing w:line="360" w:lineRule="auto"/>
        <w:ind w:left="567" w:hanging="567"/>
        <w:rPr>
          <w:rFonts w:eastAsia="Tahoma" w:cs="Times New Roman"/>
          <w:bCs/>
        </w:rPr>
      </w:pPr>
      <w:proofErr w:type="spellStart"/>
      <w:r w:rsidRPr="0085345E">
        <w:rPr>
          <w:rFonts w:eastAsia="Tahoma" w:cs="Times New Roman"/>
          <w:bCs/>
        </w:rPr>
        <w:lastRenderedPageBreak/>
        <w:t>Meehl</w:t>
      </w:r>
      <w:proofErr w:type="spellEnd"/>
      <w:r w:rsidRPr="0085345E">
        <w:rPr>
          <w:rFonts w:eastAsia="Tahoma" w:cs="Times New Roman"/>
          <w:bCs/>
        </w:rPr>
        <w:t>, G. A., &amp; Tebaldi, C. (2004). More intense, more frequent, and longer lasting heat waves in the 21st century. Science, 305(5686), 994-997.</w:t>
      </w:r>
    </w:p>
    <w:p w14:paraId="438F84C2" w14:textId="77777777" w:rsidR="0085345E" w:rsidRPr="0085345E" w:rsidRDefault="0085345E" w:rsidP="0085345E">
      <w:pPr>
        <w:spacing w:line="360" w:lineRule="auto"/>
        <w:ind w:left="567" w:hanging="567"/>
        <w:rPr>
          <w:rFonts w:cs="Times New Roman"/>
        </w:rPr>
      </w:pPr>
      <w:r w:rsidRPr="0085345E">
        <w:rPr>
          <w:rFonts w:cs="Times New Roman"/>
        </w:rPr>
        <w:t xml:space="preserve">Meza, I., Siebert, S., </w:t>
      </w:r>
      <w:proofErr w:type="spellStart"/>
      <w:r w:rsidRPr="0085345E">
        <w:rPr>
          <w:rFonts w:cs="Times New Roman"/>
        </w:rPr>
        <w:t>Döll</w:t>
      </w:r>
      <w:proofErr w:type="spellEnd"/>
      <w:r w:rsidRPr="0085345E">
        <w:rPr>
          <w:rFonts w:cs="Times New Roman"/>
        </w:rPr>
        <w:t xml:space="preserve">, P., </w:t>
      </w:r>
      <w:proofErr w:type="spellStart"/>
      <w:r w:rsidRPr="0085345E">
        <w:rPr>
          <w:rFonts w:cs="Times New Roman"/>
        </w:rPr>
        <w:t>Kusche</w:t>
      </w:r>
      <w:proofErr w:type="spellEnd"/>
      <w:r w:rsidRPr="0085345E">
        <w:rPr>
          <w:rFonts w:cs="Times New Roman"/>
        </w:rPr>
        <w:t xml:space="preserve">, J., Herbert, C., </w:t>
      </w:r>
      <w:proofErr w:type="spellStart"/>
      <w:r w:rsidRPr="0085345E">
        <w:rPr>
          <w:rFonts w:cs="Times New Roman"/>
        </w:rPr>
        <w:t>Eyshi</w:t>
      </w:r>
      <w:proofErr w:type="spellEnd"/>
      <w:r w:rsidRPr="0085345E">
        <w:rPr>
          <w:rFonts w:cs="Times New Roman"/>
        </w:rPr>
        <w:t xml:space="preserve"> Rezaei, E., ... &amp; </w:t>
      </w:r>
      <w:proofErr w:type="spellStart"/>
      <w:r w:rsidRPr="0085345E">
        <w:rPr>
          <w:rFonts w:cs="Times New Roman"/>
        </w:rPr>
        <w:t>Hagenlocher</w:t>
      </w:r>
      <w:proofErr w:type="spellEnd"/>
      <w:r w:rsidRPr="0085345E">
        <w:rPr>
          <w:rFonts w:cs="Times New Roman"/>
        </w:rPr>
        <w:t>, M. (2020). Global-scale drought risk assessment for agricultural systems. Natural Hazards and Earth System Sciences, 20(2), 695-712.</w:t>
      </w:r>
    </w:p>
    <w:p w14:paraId="73E4D838" w14:textId="77777777" w:rsidR="0085345E" w:rsidRPr="0085345E" w:rsidRDefault="0085345E" w:rsidP="0085345E">
      <w:pPr>
        <w:pBdr>
          <w:top w:val="none" w:sz="0" w:space="0" w:color="D9D9E3"/>
          <w:left w:val="none" w:sz="0" w:space="0" w:color="D9D9E3"/>
          <w:bottom w:val="none" w:sz="0" w:space="0" w:color="D9D9E3"/>
          <w:right w:val="none" w:sz="0" w:space="0" w:color="D9D9E3"/>
          <w:between w:val="none" w:sz="0" w:space="0" w:color="D9D9E3"/>
        </w:pBdr>
        <w:spacing w:line="360" w:lineRule="auto"/>
        <w:ind w:left="567" w:hanging="567"/>
        <w:rPr>
          <w:rFonts w:eastAsia="Tahoma" w:cs="Times New Roman"/>
          <w:bCs/>
        </w:rPr>
      </w:pPr>
      <w:r w:rsidRPr="0085345E">
        <w:rPr>
          <w:rFonts w:eastAsia="Tahoma" w:cs="Times New Roman"/>
          <w:bCs/>
        </w:rPr>
        <w:t xml:space="preserve">OECD (2021), Managing Climate Risks, Facing up to Losses and Damages, OECD Publishing, Paris, </w:t>
      </w:r>
      <w:hyperlink r:id="rId18" w:history="1">
        <w:r w:rsidRPr="0085345E">
          <w:rPr>
            <w:rStyle w:val="Hyperlink"/>
            <w:rFonts w:eastAsia="Tahoma" w:cs="Times New Roman"/>
            <w:bCs/>
          </w:rPr>
          <w:t>https://doi.org/10.1787/55ea1cc9-en</w:t>
        </w:r>
      </w:hyperlink>
    </w:p>
    <w:p w14:paraId="2D47E311" w14:textId="77777777" w:rsidR="0085345E" w:rsidRPr="0085345E" w:rsidRDefault="0085345E" w:rsidP="0085345E">
      <w:pPr>
        <w:pBdr>
          <w:top w:val="none" w:sz="0" w:space="0" w:color="D9D9E3"/>
          <w:left w:val="none" w:sz="0" w:space="0" w:color="D9D9E3"/>
          <w:bottom w:val="none" w:sz="0" w:space="0" w:color="D9D9E3"/>
          <w:right w:val="none" w:sz="0" w:space="0" w:color="D9D9E3"/>
          <w:between w:val="none" w:sz="0" w:space="0" w:color="D9D9E3"/>
        </w:pBdr>
        <w:spacing w:line="360" w:lineRule="auto"/>
        <w:ind w:left="567" w:hanging="567"/>
        <w:rPr>
          <w:rFonts w:eastAsia="Tahoma" w:cs="Times New Roman"/>
          <w:b/>
          <w:highlight w:val="yellow"/>
        </w:rPr>
      </w:pPr>
      <w:r w:rsidRPr="0085345E">
        <w:rPr>
          <w:rFonts w:eastAsia="Tahoma" w:cs="Times New Roman"/>
          <w:bCs/>
        </w:rPr>
        <w:t xml:space="preserve">OECD (2022), Building Financial Resilience to Climate Impacts: A Framework for Governments to Manage the Risks of Losses and Damages, OECD Publishing, Paris, </w:t>
      </w:r>
      <w:hyperlink r:id="rId19" w:history="1">
        <w:r w:rsidRPr="0085345E">
          <w:rPr>
            <w:rStyle w:val="Hyperlink"/>
            <w:rFonts w:eastAsia="Tahoma" w:cs="Times New Roman"/>
            <w:bCs/>
          </w:rPr>
          <w:t>https://doi.org/10.1787/9e2e1412-en</w:t>
        </w:r>
      </w:hyperlink>
      <w:r w:rsidRPr="0085345E">
        <w:rPr>
          <w:rFonts w:eastAsia="Tahoma" w:cs="Times New Roman"/>
          <w:bCs/>
        </w:rPr>
        <w:t>.</w:t>
      </w:r>
    </w:p>
    <w:p w14:paraId="39DECD6E" w14:textId="77777777" w:rsidR="0085345E" w:rsidRPr="0085345E" w:rsidRDefault="0085345E" w:rsidP="0085345E">
      <w:pPr>
        <w:pBdr>
          <w:top w:val="none" w:sz="0" w:space="0" w:color="D9D9E3"/>
          <w:left w:val="none" w:sz="0" w:space="0" w:color="D9D9E3"/>
          <w:bottom w:val="none" w:sz="0" w:space="0" w:color="D9D9E3"/>
          <w:right w:val="none" w:sz="0" w:space="0" w:color="D9D9E3"/>
          <w:between w:val="none" w:sz="0" w:space="0" w:color="D9D9E3"/>
        </w:pBdr>
        <w:spacing w:line="360" w:lineRule="auto"/>
        <w:ind w:left="567" w:hanging="567"/>
        <w:rPr>
          <w:rFonts w:eastAsia="Tahoma" w:cs="Times New Roman"/>
          <w:bCs/>
        </w:rPr>
      </w:pPr>
      <w:proofErr w:type="spellStart"/>
      <w:r w:rsidRPr="0085345E">
        <w:rPr>
          <w:rFonts w:eastAsia="Tahoma" w:cs="Times New Roman"/>
          <w:bCs/>
        </w:rPr>
        <w:t>Saaty</w:t>
      </w:r>
      <w:proofErr w:type="spellEnd"/>
      <w:r w:rsidRPr="0085345E">
        <w:rPr>
          <w:rFonts w:eastAsia="Tahoma" w:cs="Times New Roman"/>
          <w:bCs/>
        </w:rPr>
        <w:t>, T.L., 1980. The analytic Hierarchy Process. McGraw-Hill Book Co., New York.</w:t>
      </w:r>
    </w:p>
    <w:p w14:paraId="337BCF07" w14:textId="1C791C94" w:rsidR="0085345E" w:rsidRPr="0085345E" w:rsidRDefault="0085345E" w:rsidP="0085345E">
      <w:pPr>
        <w:pBdr>
          <w:top w:val="none" w:sz="0" w:space="0" w:color="D9D9E3"/>
          <w:left w:val="none" w:sz="0" w:space="0" w:color="D9D9E3"/>
          <w:bottom w:val="none" w:sz="0" w:space="0" w:color="D9D9E3"/>
          <w:right w:val="none" w:sz="0" w:space="0" w:color="D9D9E3"/>
          <w:between w:val="none" w:sz="0" w:space="0" w:color="D9D9E3"/>
        </w:pBdr>
        <w:spacing w:line="360" w:lineRule="auto"/>
        <w:ind w:left="567" w:hanging="567"/>
        <w:rPr>
          <w:rFonts w:eastAsia="Tahoma" w:cs="Times New Roman"/>
          <w:b/>
          <w:highlight w:val="yellow"/>
        </w:rPr>
      </w:pPr>
      <w:proofErr w:type="spellStart"/>
      <w:r w:rsidRPr="0085345E">
        <w:rPr>
          <w:rFonts w:eastAsia="Tahoma" w:cs="Times New Roman"/>
          <w:bCs/>
        </w:rPr>
        <w:t>Salack</w:t>
      </w:r>
      <w:proofErr w:type="spellEnd"/>
      <w:r w:rsidRPr="0085345E">
        <w:rPr>
          <w:rFonts w:eastAsia="Tahoma" w:cs="Times New Roman"/>
          <w:bCs/>
        </w:rPr>
        <w:t xml:space="preserve">, S., </w:t>
      </w:r>
      <w:proofErr w:type="spellStart"/>
      <w:r w:rsidRPr="0085345E">
        <w:rPr>
          <w:rFonts w:eastAsia="Tahoma" w:cs="Times New Roman"/>
          <w:bCs/>
        </w:rPr>
        <w:t>Sanfo</w:t>
      </w:r>
      <w:proofErr w:type="spellEnd"/>
      <w:r w:rsidRPr="0085345E">
        <w:rPr>
          <w:rFonts w:eastAsia="Tahoma" w:cs="Times New Roman"/>
          <w:bCs/>
        </w:rPr>
        <w:t xml:space="preserve">, S., Sidibe, M., </w:t>
      </w:r>
      <w:proofErr w:type="spellStart"/>
      <w:r w:rsidRPr="0085345E">
        <w:rPr>
          <w:rFonts w:eastAsia="Tahoma" w:cs="Times New Roman"/>
          <w:bCs/>
        </w:rPr>
        <w:t>Daku</w:t>
      </w:r>
      <w:proofErr w:type="spellEnd"/>
      <w:r w:rsidRPr="0085345E">
        <w:rPr>
          <w:rFonts w:eastAsia="Tahoma" w:cs="Times New Roman"/>
          <w:bCs/>
        </w:rPr>
        <w:t>, E. K., Camara, I., Dieng, M. D. B., ... &amp; Giannini, A. (2022). Low-cost adaptation options to support green growth in agriculture, water resources, and coastal zones. Scientific Reports, 12(1), 17898.</w:t>
      </w:r>
    </w:p>
    <w:p w14:paraId="2FC1FFC2" w14:textId="77777777" w:rsidR="0085345E" w:rsidRDefault="0085345E" w:rsidP="0085345E">
      <w:pPr>
        <w:spacing w:line="360" w:lineRule="auto"/>
        <w:ind w:left="567" w:hanging="567"/>
        <w:rPr>
          <w:rFonts w:eastAsia="Tahoma" w:cs="Times New Roman"/>
          <w:bCs/>
        </w:rPr>
      </w:pPr>
      <w:proofErr w:type="spellStart"/>
      <w:r w:rsidRPr="0085345E">
        <w:rPr>
          <w:rFonts w:eastAsia="Tahoma" w:cs="Times New Roman"/>
          <w:bCs/>
        </w:rPr>
        <w:t>Serdeczny</w:t>
      </w:r>
      <w:proofErr w:type="spellEnd"/>
      <w:r w:rsidRPr="0085345E">
        <w:rPr>
          <w:rFonts w:eastAsia="Tahoma" w:cs="Times New Roman"/>
          <w:bCs/>
        </w:rPr>
        <w:t xml:space="preserve">, O., &amp; </w:t>
      </w:r>
      <w:proofErr w:type="spellStart"/>
      <w:r w:rsidRPr="0085345E">
        <w:rPr>
          <w:rFonts w:eastAsia="Tahoma" w:cs="Times New Roman"/>
          <w:bCs/>
        </w:rPr>
        <w:t>Lissner</w:t>
      </w:r>
      <w:proofErr w:type="spellEnd"/>
      <w:r w:rsidRPr="0085345E">
        <w:rPr>
          <w:rFonts w:eastAsia="Tahoma" w:cs="Times New Roman"/>
          <w:bCs/>
        </w:rPr>
        <w:t>, T. (2023). Research agenda for the loss and damage fund. Nature Climate Change, 1-1.</w:t>
      </w:r>
    </w:p>
    <w:p w14:paraId="407D8281" w14:textId="77777777" w:rsidR="0085345E" w:rsidRPr="0085345E" w:rsidRDefault="0085345E" w:rsidP="0085345E">
      <w:pPr>
        <w:pBdr>
          <w:top w:val="none" w:sz="0" w:space="0" w:color="D9D9E3"/>
          <w:left w:val="none" w:sz="0" w:space="0" w:color="D9D9E3"/>
          <w:bottom w:val="none" w:sz="0" w:space="0" w:color="D9D9E3"/>
          <w:right w:val="none" w:sz="0" w:space="0" w:color="D9D9E3"/>
          <w:between w:val="none" w:sz="0" w:space="0" w:color="D9D9E3"/>
        </w:pBdr>
        <w:spacing w:line="360" w:lineRule="auto"/>
        <w:ind w:left="567" w:hanging="567"/>
        <w:rPr>
          <w:rFonts w:eastAsia="Tahoma" w:cs="Times New Roman"/>
          <w:bCs/>
          <w:highlight w:val="yellow"/>
        </w:rPr>
      </w:pPr>
      <w:r w:rsidRPr="0085345E">
        <w:rPr>
          <w:rFonts w:eastAsia="Tahoma" w:cs="Times New Roman"/>
          <w:bCs/>
        </w:rPr>
        <w:t xml:space="preserve">Serrano, O., Lovelock, C. E., B. Atwood, T., </w:t>
      </w:r>
      <w:proofErr w:type="spellStart"/>
      <w:r w:rsidRPr="0085345E">
        <w:rPr>
          <w:rFonts w:eastAsia="Tahoma" w:cs="Times New Roman"/>
          <w:bCs/>
        </w:rPr>
        <w:t>Macreadie</w:t>
      </w:r>
      <w:proofErr w:type="spellEnd"/>
      <w:r w:rsidRPr="0085345E">
        <w:rPr>
          <w:rFonts w:eastAsia="Tahoma" w:cs="Times New Roman"/>
          <w:bCs/>
        </w:rPr>
        <w:t xml:space="preserve">, P. I., Canto, R., </w:t>
      </w:r>
      <w:proofErr w:type="spellStart"/>
      <w:r w:rsidRPr="0085345E">
        <w:rPr>
          <w:rFonts w:eastAsia="Tahoma" w:cs="Times New Roman"/>
          <w:bCs/>
        </w:rPr>
        <w:t>Phinn</w:t>
      </w:r>
      <w:proofErr w:type="spellEnd"/>
      <w:r w:rsidRPr="0085345E">
        <w:rPr>
          <w:rFonts w:eastAsia="Tahoma" w:cs="Times New Roman"/>
          <w:bCs/>
        </w:rPr>
        <w:t>, S., ... &amp; Duarte, C. M. (2019). Australian vegetated coastal ecosystems as global hotspots for climate change mitigation. Nature communications, 10(1), 4313.</w:t>
      </w:r>
    </w:p>
    <w:p w14:paraId="2A045E37" w14:textId="77777777" w:rsidR="0085345E" w:rsidRPr="0085345E" w:rsidRDefault="0085345E" w:rsidP="0085345E">
      <w:pPr>
        <w:pBdr>
          <w:top w:val="none" w:sz="0" w:space="0" w:color="D9D9E3"/>
          <w:left w:val="none" w:sz="0" w:space="0" w:color="D9D9E3"/>
          <w:bottom w:val="none" w:sz="0" w:space="0" w:color="D9D9E3"/>
          <w:right w:val="none" w:sz="0" w:space="0" w:color="D9D9E3"/>
          <w:between w:val="none" w:sz="0" w:space="0" w:color="D9D9E3"/>
        </w:pBdr>
        <w:spacing w:line="360" w:lineRule="auto"/>
        <w:ind w:left="567" w:hanging="567"/>
        <w:rPr>
          <w:rFonts w:eastAsia="Tahoma" w:cs="Times New Roman"/>
          <w:bCs/>
        </w:rPr>
      </w:pPr>
      <w:r w:rsidRPr="0085345E">
        <w:rPr>
          <w:rFonts w:eastAsia="Tahoma" w:cs="Times New Roman"/>
          <w:bCs/>
        </w:rPr>
        <w:t>Van Sickle, J., &amp; Burch Johnson, C. (2008). Parametric distance weighting of landscape influence on streams. Landscape Ecology, 23, 427-438.</w:t>
      </w:r>
    </w:p>
    <w:p w14:paraId="049F252C" w14:textId="77777777" w:rsidR="0085345E" w:rsidRDefault="0085345E" w:rsidP="0085345E">
      <w:pPr>
        <w:spacing w:line="360" w:lineRule="auto"/>
        <w:ind w:left="567" w:hanging="567"/>
        <w:rPr>
          <w:ins w:id="236" w:author="DrEFA" w:date="2023-05-17T16:36:00Z"/>
          <w:rFonts w:cs="Times New Roman"/>
        </w:rPr>
      </w:pPr>
      <w:proofErr w:type="spellStart"/>
      <w:r w:rsidRPr="0085345E">
        <w:rPr>
          <w:rFonts w:cs="Times New Roman"/>
        </w:rPr>
        <w:t>Zscheischler</w:t>
      </w:r>
      <w:proofErr w:type="spellEnd"/>
      <w:r w:rsidRPr="0085345E">
        <w:rPr>
          <w:rFonts w:cs="Times New Roman"/>
        </w:rPr>
        <w:t xml:space="preserve">, J., </w:t>
      </w:r>
      <w:proofErr w:type="spellStart"/>
      <w:r w:rsidRPr="0085345E">
        <w:rPr>
          <w:rFonts w:cs="Times New Roman"/>
        </w:rPr>
        <w:t>Westra</w:t>
      </w:r>
      <w:proofErr w:type="spellEnd"/>
      <w:r w:rsidRPr="0085345E">
        <w:rPr>
          <w:rFonts w:cs="Times New Roman"/>
        </w:rPr>
        <w:t>, S., Van Den Hurk, B. J., Seneviratne, S. I., Ward, P. J., Pitman, A., ... &amp; Zhang, X. (2018). Future climate risk from compound events. Nature Climate Change, 8(6), 469-477.</w:t>
      </w:r>
    </w:p>
    <w:p w14:paraId="1EC61E5B" w14:textId="4A8C7AAB" w:rsidR="005B292C" w:rsidRDefault="005B292C" w:rsidP="0085345E">
      <w:pPr>
        <w:spacing w:line="360" w:lineRule="auto"/>
        <w:ind w:left="567" w:hanging="567"/>
        <w:rPr>
          <w:ins w:id="237" w:author="DrEFA" w:date="2023-05-17T16:42:00Z"/>
          <w:rFonts w:cs="Times New Roman"/>
        </w:rPr>
      </w:pPr>
      <w:proofErr w:type="spellStart"/>
      <w:ins w:id="238" w:author="DrEFA" w:date="2023-05-17T16:36:00Z">
        <w:r w:rsidRPr="005B292C">
          <w:rPr>
            <w:rFonts w:cs="Times New Roman"/>
          </w:rPr>
          <w:t>Pandolfi</w:t>
        </w:r>
        <w:proofErr w:type="spellEnd"/>
        <w:r w:rsidRPr="005B292C">
          <w:rPr>
            <w:rFonts w:cs="Times New Roman"/>
          </w:rPr>
          <w:t>, J. M., Connolly, S. R., Marshall, D. J., &amp; Cohen, A. L. (2011). Projecting coral reef futures under global warming and ocean acidification. science, 333(6041), 418-422.</w:t>
        </w:r>
      </w:ins>
    </w:p>
    <w:p w14:paraId="2E525983" w14:textId="16A050D1" w:rsidR="00BE7805" w:rsidRDefault="00BE7805" w:rsidP="0085345E">
      <w:pPr>
        <w:spacing w:line="360" w:lineRule="auto"/>
        <w:ind w:left="567" w:hanging="567"/>
        <w:rPr>
          <w:rFonts w:cs="Times New Roman"/>
        </w:rPr>
      </w:pPr>
      <w:proofErr w:type="spellStart"/>
      <w:ins w:id="239" w:author="DrEFA" w:date="2023-05-17T16:42:00Z">
        <w:r w:rsidRPr="00BE7805">
          <w:rPr>
            <w:rFonts w:cs="Times New Roman"/>
          </w:rPr>
          <w:t>Hoegh</w:t>
        </w:r>
        <w:proofErr w:type="spellEnd"/>
        <w:r w:rsidRPr="00BE7805">
          <w:rPr>
            <w:rFonts w:cs="Times New Roman"/>
          </w:rPr>
          <w:t xml:space="preserve">-Guldberg, O., </w:t>
        </w:r>
        <w:proofErr w:type="spellStart"/>
        <w:r w:rsidRPr="00BE7805">
          <w:rPr>
            <w:rFonts w:cs="Times New Roman"/>
          </w:rPr>
          <w:t>Mumby</w:t>
        </w:r>
        <w:proofErr w:type="spellEnd"/>
        <w:r w:rsidRPr="00BE7805">
          <w:rPr>
            <w:rFonts w:cs="Times New Roman"/>
          </w:rPr>
          <w:t xml:space="preserve">, P. J., Hooten, A. J., </w:t>
        </w:r>
        <w:proofErr w:type="spellStart"/>
        <w:r w:rsidRPr="00BE7805">
          <w:rPr>
            <w:rFonts w:cs="Times New Roman"/>
          </w:rPr>
          <w:t>Steneck</w:t>
        </w:r>
        <w:proofErr w:type="spellEnd"/>
        <w:r w:rsidRPr="00BE7805">
          <w:rPr>
            <w:rFonts w:cs="Times New Roman"/>
          </w:rPr>
          <w:t xml:space="preserve">, R. S., Greenfield, P., Gomez, E., ... &amp; </w:t>
        </w:r>
        <w:proofErr w:type="spellStart"/>
        <w:r w:rsidRPr="00BE7805">
          <w:rPr>
            <w:rFonts w:cs="Times New Roman"/>
          </w:rPr>
          <w:t>Hatziolos</w:t>
        </w:r>
        <w:proofErr w:type="spellEnd"/>
        <w:r w:rsidRPr="00BE7805">
          <w:rPr>
            <w:rFonts w:cs="Times New Roman"/>
          </w:rPr>
          <w:t>, M. (2007). Coral reefs under rapid climate change and ocean acidification. science, 318(5857), 1737-1742.</w:t>
        </w:r>
      </w:ins>
    </w:p>
    <w:p w14:paraId="138DAE35" w14:textId="6ACA67EC" w:rsidR="0085345E" w:rsidRDefault="0085345E" w:rsidP="0085345E">
      <w:pPr>
        <w:spacing w:line="360" w:lineRule="auto"/>
        <w:ind w:left="567" w:hanging="567"/>
        <w:rPr>
          <w:rFonts w:eastAsia="Tahoma" w:cs="Times New Roman"/>
          <w:bCs/>
        </w:rPr>
      </w:pPr>
      <w:r>
        <w:rPr>
          <w:rFonts w:eastAsia="Tahoma" w:cs="Times New Roman"/>
          <w:bCs/>
        </w:rPr>
        <w:br w:type="page"/>
      </w:r>
    </w:p>
    <w:p w14:paraId="2FF7FFDD" w14:textId="25D26587" w:rsidR="00192BF9" w:rsidRPr="000A0F64" w:rsidRDefault="00192BF9" w:rsidP="003F2588">
      <w:p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eastAsia="Tahoma" w:cs="Times New Roman"/>
          <w:b/>
          <w:highlight w:val="yellow"/>
        </w:rPr>
      </w:pPr>
      <w:r w:rsidRPr="000A0F64">
        <w:rPr>
          <w:rFonts w:eastAsia="Tahoma" w:cs="Times New Roman"/>
          <w:b/>
          <w:highlight w:val="yellow"/>
        </w:rPr>
        <w:lastRenderedPageBreak/>
        <w:t>APPENDICES</w:t>
      </w:r>
    </w:p>
    <w:p w14:paraId="55E244F4" w14:textId="77777777" w:rsidR="009D55FE" w:rsidRDefault="009D55FE" w:rsidP="003F2588">
      <w:p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eastAsia="Tahoma" w:cs="Times New Roman"/>
          <w:b/>
          <w:highlight w:val="yellow"/>
        </w:rPr>
      </w:pPr>
    </w:p>
    <w:p w14:paraId="47A1F232" w14:textId="77777777" w:rsidR="00FA69A3" w:rsidRDefault="00FA69A3" w:rsidP="00FA69A3">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highlight w:val="yellow"/>
        </w:rPr>
      </w:pPr>
    </w:p>
    <w:p w14:paraId="2AD5411B" w14:textId="77777777" w:rsidR="00FA69A3" w:rsidRPr="000A0F64" w:rsidRDefault="00FA69A3" w:rsidP="00FA69A3">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highlight w:val="yellow"/>
        </w:rPr>
      </w:pPr>
      <w:r>
        <w:rPr>
          <w:rFonts w:eastAsia="Tahoma" w:cs="Times New Roman"/>
          <w:bCs/>
          <w:highlight w:val="yellow"/>
        </w:rPr>
        <w:t>Figure xx, Research framework</w:t>
      </w:r>
    </w:p>
    <w:p w14:paraId="316C699E" w14:textId="77777777" w:rsidR="00FA69A3" w:rsidRDefault="00FA69A3" w:rsidP="003F2588">
      <w:p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eastAsia="Tahoma" w:cs="Times New Roman"/>
          <w:b/>
          <w:highlight w:val="yellow"/>
        </w:rPr>
      </w:pPr>
    </w:p>
    <w:p w14:paraId="0E280694" w14:textId="77777777" w:rsidR="00FA69A3" w:rsidRPr="000A0F64" w:rsidRDefault="00FA69A3" w:rsidP="003F2588">
      <w:p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eastAsia="Tahoma" w:cs="Times New Roman"/>
          <w:b/>
          <w:highlight w:val="yellow"/>
        </w:rPr>
      </w:pPr>
    </w:p>
    <w:p w14:paraId="4BFFB54B" w14:textId="77777777" w:rsidR="00895A4A" w:rsidRPr="000A0F64" w:rsidRDefault="00895A4A" w:rsidP="00895A4A">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highlight w:val="yellow"/>
        </w:rPr>
      </w:pPr>
      <w:r w:rsidRPr="000A0F64">
        <w:rPr>
          <w:rFonts w:eastAsia="Tahoma" w:cs="Times New Roman"/>
          <w:b/>
        </w:rPr>
        <w:t xml:space="preserve">Table S1. </w:t>
      </w:r>
      <w:r w:rsidRPr="000A0F64">
        <w:rPr>
          <w:rFonts w:eastAsia="Tahoma" w:cs="Times New Roman"/>
          <w:bCs/>
        </w:rPr>
        <w:t>AHP-based weights supplied to adaptive capacity and sensitivity calculations.</w:t>
      </w:r>
    </w:p>
    <w:tbl>
      <w:tblPr>
        <w:tblStyle w:val="ListTable6Colourful"/>
        <w:tblW w:w="0" w:type="auto"/>
        <w:jc w:val="center"/>
        <w:tblLook w:val="06A0" w:firstRow="1" w:lastRow="0" w:firstColumn="1" w:lastColumn="0" w:noHBand="1" w:noVBand="1"/>
      </w:tblPr>
      <w:tblGrid>
        <w:gridCol w:w="222"/>
        <w:gridCol w:w="3265"/>
        <w:gridCol w:w="436"/>
        <w:gridCol w:w="669"/>
        <w:gridCol w:w="669"/>
        <w:gridCol w:w="644"/>
        <w:gridCol w:w="705"/>
        <w:gridCol w:w="730"/>
      </w:tblGrid>
      <w:tr w:rsidR="00895A4A" w:rsidRPr="000A0F64" w14:paraId="23E13D69" w14:textId="77777777" w:rsidTr="003A22BD">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4" w:space="0" w:color="000000" w:themeColor="text1"/>
              <w:bottom w:val="nil"/>
            </w:tcBorders>
          </w:tcPr>
          <w:p w14:paraId="2BDAD9A9" w14:textId="77777777" w:rsidR="00895A4A" w:rsidRPr="000A0F64" w:rsidRDefault="00895A4A" w:rsidP="00DB38E5">
            <w:pPr>
              <w:rPr>
                <w:rFonts w:eastAsia="Tahoma" w:cs="Times New Roman"/>
                <w:bCs w:val="0"/>
              </w:rPr>
            </w:pPr>
            <w:r w:rsidRPr="000A0F64">
              <w:rPr>
                <w:rFonts w:eastAsia="Tahoma" w:cs="Times New Roman"/>
                <w:bCs w:val="0"/>
              </w:rPr>
              <w:t>Domain</w:t>
            </w:r>
          </w:p>
        </w:tc>
        <w:tc>
          <w:tcPr>
            <w:tcW w:w="0" w:type="auto"/>
            <w:vMerge w:val="restart"/>
            <w:tcBorders>
              <w:top w:val="single" w:sz="4" w:space="0" w:color="000000" w:themeColor="text1"/>
            </w:tcBorders>
            <w:vAlign w:val="center"/>
          </w:tcPr>
          <w:p w14:paraId="05DCF2F4" w14:textId="77777777" w:rsidR="00895A4A" w:rsidRPr="000A0F64" w:rsidRDefault="00895A4A" w:rsidP="00DB38E5">
            <w:pPr>
              <w:jc w:val="center"/>
              <w:cnfStyle w:val="100000000000" w:firstRow="1" w:lastRow="0" w:firstColumn="0" w:lastColumn="0" w:oddVBand="0" w:evenVBand="0" w:oddHBand="0" w:evenHBand="0" w:firstRowFirstColumn="0" w:firstRowLastColumn="0" w:lastRowFirstColumn="0" w:lastRowLastColumn="0"/>
              <w:rPr>
                <w:rFonts w:eastAsia="Tahoma" w:cs="Times New Roman"/>
                <w:bCs w:val="0"/>
              </w:rPr>
            </w:pPr>
            <w:r w:rsidRPr="000A0F64">
              <w:rPr>
                <w:rFonts w:eastAsia="Tahoma" w:cs="Times New Roman"/>
                <w:bCs w:val="0"/>
              </w:rPr>
              <w:t>#</w:t>
            </w:r>
          </w:p>
        </w:tc>
        <w:tc>
          <w:tcPr>
            <w:tcW w:w="0" w:type="auto"/>
            <w:vMerge w:val="restart"/>
            <w:tcBorders>
              <w:top w:val="single" w:sz="4" w:space="0" w:color="000000" w:themeColor="text1"/>
            </w:tcBorders>
          </w:tcPr>
          <w:p w14:paraId="086123DB" w14:textId="77777777" w:rsidR="00895A4A" w:rsidRPr="000A0F64" w:rsidRDefault="00895A4A" w:rsidP="00DB38E5">
            <w:pPr>
              <w:cnfStyle w:val="100000000000" w:firstRow="1" w:lastRow="0" w:firstColumn="0" w:lastColumn="0" w:oddVBand="0" w:evenVBand="0" w:oddHBand="0" w:evenHBand="0" w:firstRowFirstColumn="0" w:firstRowLastColumn="0" w:lastRowFirstColumn="0" w:lastRowLastColumn="0"/>
              <w:rPr>
                <w:rFonts w:eastAsia="Tahoma" w:cs="Times New Roman"/>
                <w:bCs w:val="0"/>
                <w:i/>
                <w:iCs/>
              </w:rPr>
            </w:pPr>
            <w:r w:rsidRPr="000A0F64">
              <w:rPr>
                <w:rFonts w:eastAsia="Tahoma" w:cs="Times New Roman"/>
                <w:b w:val="0"/>
              </w:rPr>
              <w:t>Type</w:t>
            </w:r>
          </w:p>
        </w:tc>
        <w:tc>
          <w:tcPr>
            <w:tcW w:w="0" w:type="auto"/>
            <w:gridSpan w:val="4"/>
            <w:tcBorders>
              <w:top w:val="single" w:sz="4" w:space="0" w:color="000000" w:themeColor="text1"/>
              <w:bottom w:val="single" w:sz="4" w:space="0" w:color="auto"/>
            </w:tcBorders>
            <w:shd w:val="clear" w:color="auto" w:fill="auto"/>
          </w:tcPr>
          <w:p w14:paraId="11A9384B" w14:textId="77777777" w:rsidR="00895A4A" w:rsidRPr="000A0F64" w:rsidRDefault="00895A4A" w:rsidP="00DB38E5">
            <w:pPr>
              <w:jc w:val="center"/>
              <w:cnfStyle w:val="100000000000" w:firstRow="1" w:lastRow="0" w:firstColumn="0" w:lastColumn="0" w:oddVBand="0" w:evenVBand="0" w:oddHBand="0" w:evenHBand="0" w:firstRowFirstColumn="0" w:firstRowLastColumn="0" w:lastRowFirstColumn="0" w:lastRowLastColumn="0"/>
              <w:rPr>
                <w:rFonts w:eastAsia="Tahoma" w:cs="Times New Roman"/>
                <w:bCs w:val="0"/>
              </w:rPr>
            </w:pPr>
            <w:r w:rsidRPr="000A0F64">
              <w:rPr>
                <w:rFonts w:eastAsia="Tahoma" w:cs="Times New Roman"/>
                <w:bCs w:val="0"/>
              </w:rPr>
              <w:t>Relative weights</w:t>
            </w:r>
          </w:p>
        </w:tc>
      </w:tr>
      <w:tr w:rsidR="00895A4A" w:rsidRPr="000A0F64" w14:paraId="2EA6636D" w14:textId="77777777" w:rsidTr="003A22B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4" w:space="0" w:color="auto"/>
            </w:tcBorders>
          </w:tcPr>
          <w:p w14:paraId="12FDA669" w14:textId="77777777" w:rsidR="00895A4A" w:rsidRPr="000A0F64" w:rsidRDefault="00895A4A" w:rsidP="00DB38E5">
            <w:pPr>
              <w:rPr>
                <w:rFonts w:eastAsia="Tahoma" w:cs="Times New Roman"/>
                <w:bCs w:val="0"/>
              </w:rPr>
            </w:pPr>
          </w:p>
        </w:tc>
        <w:tc>
          <w:tcPr>
            <w:tcW w:w="0" w:type="auto"/>
            <w:tcBorders>
              <w:top w:val="nil"/>
              <w:bottom w:val="single" w:sz="4" w:space="0" w:color="auto"/>
            </w:tcBorders>
          </w:tcPr>
          <w:p w14:paraId="27E5C5A4"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Indicators</w:t>
            </w:r>
          </w:p>
        </w:tc>
        <w:tc>
          <w:tcPr>
            <w:tcW w:w="0" w:type="auto"/>
            <w:vMerge/>
            <w:tcBorders>
              <w:bottom w:val="single" w:sz="4" w:space="0" w:color="auto"/>
            </w:tcBorders>
            <w:vAlign w:val="center"/>
          </w:tcPr>
          <w:p w14:paraId="34DBE099" w14:textId="77777777" w:rsidR="00895A4A" w:rsidRPr="000A0F64" w:rsidRDefault="00895A4A" w:rsidP="00DB38E5">
            <w:pPr>
              <w:jc w:val="center"/>
              <w:cnfStyle w:val="000000000000" w:firstRow="0" w:lastRow="0" w:firstColumn="0" w:lastColumn="0" w:oddVBand="0" w:evenVBand="0" w:oddHBand="0" w:evenHBand="0" w:firstRowFirstColumn="0" w:firstRowLastColumn="0" w:lastRowFirstColumn="0" w:lastRowLastColumn="0"/>
              <w:rPr>
                <w:rFonts w:eastAsia="Tahoma" w:cs="Times New Roman"/>
                <w:bCs/>
              </w:rPr>
            </w:pPr>
          </w:p>
        </w:tc>
        <w:tc>
          <w:tcPr>
            <w:tcW w:w="0" w:type="auto"/>
            <w:vMerge/>
            <w:tcBorders>
              <w:bottom w:val="single" w:sz="4" w:space="0" w:color="auto"/>
            </w:tcBorders>
          </w:tcPr>
          <w:p w14:paraId="72441403"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p>
        </w:tc>
        <w:tc>
          <w:tcPr>
            <w:tcW w:w="0" w:type="auto"/>
            <w:tcBorders>
              <w:top w:val="single" w:sz="4" w:space="0" w:color="auto"/>
              <w:bottom w:val="single" w:sz="4" w:space="0" w:color="auto"/>
            </w:tcBorders>
            <w:shd w:val="clear" w:color="auto" w:fill="auto"/>
          </w:tcPr>
          <w:p w14:paraId="38C0AD67"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KEN</w:t>
            </w:r>
          </w:p>
        </w:tc>
        <w:tc>
          <w:tcPr>
            <w:tcW w:w="0" w:type="auto"/>
            <w:tcBorders>
              <w:top w:val="single" w:sz="4" w:space="0" w:color="auto"/>
              <w:bottom w:val="single" w:sz="4" w:space="0" w:color="auto"/>
            </w:tcBorders>
            <w:shd w:val="clear" w:color="auto" w:fill="auto"/>
          </w:tcPr>
          <w:p w14:paraId="52C91B10"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TZA</w:t>
            </w:r>
          </w:p>
        </w:tc>
        <w:tc>
          <w:tcPr>
            <w:tcW w:w="0" w:type="auto"/>
            <w:tcBorders>
              <w:top w:val="single" w:sz="4" w:space="0" w:color="auto"/>
              <w:bottom w:val="single" w:sz="4" w:space="0" w:color="auto"/>
            </w:tcBorders>
            <w:shd w:val="clear" w:color="auto" w:fill="auto"/>
          </w:tcPr>
          <w:p w14:paraId="08201C11"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MOZ</w:t>
            </w:r>
          </w:p>
        </w:tc>
        <w:tc>
          <w:tcPr>
            <w:tcW w:w="0" w:type="auto"/>
            <w:tcBorders>
              <w:top w:val="single" w:sz="4" w:space="0" w:color="auto"/>
              <w:bottom w:val="single" w:sz="4" w:space="0" w:color="auto"/>
            </w:tcBorders>
            <w:shd w:val="clear" w:color="auto" w:fill="auto"/>
          </w:tcPr>
          <w:p w14:paraId="52E17731"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MDG</w:t>
            </w:r>
          </w:p>
        </w:tc>
      </w:tr>
      <w:tr w:rsidR="00895A4A" w:rsidRPr="000A0F64" w14:paraId="1CC6CE40" w14:textId="77777777" w:rsidTr="003A22B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4" w:space="0" w:color="auto"/>
            </w:tcBorders>
          </w:tcPr>
          <w:p w14:paraId="40411128" w14:textId="77777777" w:rsidR="00895A4A" w:rsidRPr="000A0F64" w:rsidRDefault="00895A4A" w:rsidP="00DB38E5">
            <w:pPr>
              <w:rPr>
                <w:rFonts w:eastAsia="Tahoma" w:cs="Times New Roman"/>
                <w:bCs w:val="0"/>
              </w:rPr>
            </w:pPr>
            <w:r w:rsidRPr="000A0F64">
              <w:rPr>
                <w:rFonts w:eastAsia="Tahoma" w:cs="Times New Roman"/>
                <w:bCs w:val="0"/>
              </w:rPr>
              <w:t>Livelihood</w:t>
            </w:r>
          </w:p>
        </w:tc>
        <w:tc>
          <w:tcPr>
            <w:tcW w:w="0" w:type="auto"/>
            <w:tcBorders>
              <w:top w:val="single" w:sz="4" w:space="0" w:color="auto"/>
            </w:tcBorders>
            <w:vAlign w:val="center"/>
          </w:tcPr>
          <w:p w14:paraId="1B3C0D17" w14:textId="77777777" w:rsidR="00895A4A" w:rsidRPr="000A0F64" w:rsidRDefault="00895A4A" w:rsidP="00DB38E5">
            <w:pPr>
              <w:jc w:val="center"/>
              <w:cnfStyle w:val="000000000000" w:firstRow="0" w:lastRow="0" w:firstColumn="0" w:lastColumn="0" w:oddVBand="0" w:evenVBand="0" w:oddHBand="0" w:evenHBand="0" w:firstRowFirstColumn="0" w:firstRowLastColumn="0" w:lastRowFirstColumn="0" w:lastRowLastColumn="0"/>
              <w:rPr>
                <w:rFonts w:eastAsia="Tahoma" w:cs="Times New Roman"/>
                <w:b/>
              </w:rPr>
            </w:pPr>
          </w:p>
        </w:tc>
        <w:tc>
          <w:tcPr>
            <w:tcW w:w="0" w:type="auto"/>
            <w:tcBorders>
              <w:top w:val="single" w:sz="4" w:space="0" w:color="auto"/>
            </w:tcBorders>
          </w:tcPr>
          <w:p w14:paraId="69CEF1DC"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SS</w:t>
            </w:r>
          </w:p>
        </w:tc>
        <w:tc>
          <w:tcPr>
            <w:tcW w:w="0" w:type="auto"/>
            <w:tcBorders>
              <w:top w:val="single" w:sz="4" w:space="0" w:color="auto"/>
            </w:tcBorders>
            <w:shd w:val="clear" w:color="auto" w:fill="auto"/>
          </w:tcPr>
          <w:p w14:paraId="43218234"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.47</w:t>
            </w:r>
          </w:p>
        </w:tc>
        <w:tc>
          <w:tcPr>
            <w:tcW w:w="0" w:type="auto"/>
            <w:tcBorders>
              <w:top w:val="single" w:sz="4" w:space="0" w:color="auto"/>
            </w:tcBorders>
            <w:shd w:val="clear" w:color="auto" w:fill="auto"/>
          </w:tcPr>
          <w:p w14:paraId="778CD356"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.60</w:t>
            </w:r>
          </w:p>
        </w:tc>
        <w:tc>
          <w:tcPr>
            <w:tcW w:w="0" w:type="auto"/>
            <w:tcBorders>
              <w:top w:val="single" w:sz="4" w:space="0" w:color="auto"/>
            </w:tcBorders>
            <w:shd w:val="clear" w:color="auto" w:fill="auto"/>
          </w:tcPr>
          <w:p w14:paraId="70949143"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.45</w:t>
            </w:r>
          </w:p>
        </w:tc>
        <w:tc>
          <w:tcPr>
            <w:tcW w:w="0" w:type="auto"/>
            <w:tcBorders>
              <w:top w:val="single" w:sz="4" w:space="0" w:color="auto"/>
            </w:tcBorders>
            <w:shd w:val="clear" w:color="auto" w:fill="auto"/>
          </w:tcPr>
          <w:p w14:paraId="0E959D78"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.32</w:t>
            </w:r>
          </w:p>
        </w:tc>
      </w:tr>
      <w:tr w:rsidR="00895A4A" w:rsidRPr="000A0F64" w14:paraId="2D73F298" w14:textId="77777777" w:rsidTr="003A22B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11E335EF" w14:textId="77777777" w:rsidR="00895A4A" w:rsidRPr="000A0F64" w:rsidRDefault="00895A4A" w:rsidP="00DB38E5">
            <w:pPr>
              <w:rPr>
                <w:rFonts w:eastAsia="Tahoma" w:cs="Times New Roman"/>
                <w:bCs w:val="0"/>
              </w:rPr>
            </w:pPr>
          </w:p>
        </w:tc>
        <w:tc>
          <w:tcPr>
            <w:tcW w:w="0" w:type="auto"/>
          </w:tcPr>
          <w:p w14:paraId="5498CCA4"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Employment status</w:t>
            </w:r>
          </w:p>
        </w:tc>
        <w:tc>
          <w:tcPr>
            <w:tcW w:w="0" w:type="auto"/>
            <w:vAlign w:val="center"/>
          </w:tcPr>
          <w:p w14:paraId="04EF9FF9" w14:textId="77777777" w:rsidR="00895A4A" w:rsidRPr="000A0F64" w:rsidRDefault="00895A4A" w:rsidP="00DB38E5">
            <w:pPr>
              <w:jc w:val="cente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1</w:t>
            </w:r>
          </w:p>
        </w:tc>
        <w:tc>
          <w:tcPr>
            <w:tcW w:w="0" w:type="auto"/>
          </w:tcPr>
          <w:p w14:paraId="77D8D89D"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p>
        </w:tc>
        <w:tc>
          <w:tcPr>
            <w:tcW w:w="0" w:type="auto"/>
            <w:shd w:val="clear" w:color="auto" w:fill="auto"/>
          </w:tcPr>
          <w:p w14:paraId="54FAF1F9"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.20</w:t>
            </w:r>
          </w:p>
        </w:tc>
        <w:tc>
          <w:tcPr>
            <w:tcW w:w="0" w:type="auto"/>
            <w:shd w:val="clear" w:color="auto" w:fill="auto"/>
          </w:tcPr>
          <w:p w14:paraId="3A21CFE0"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.13</w:t>
            </w:r>
          </w:p>
        </w:tc>
        <w:tc>
          <w:tcPr>
            <w:tcW w:w="0" w:type="auto"/>
            <w:shd w:val="clear" w:color="auto" w:fill="auto"/>
          </w:tcPr>
          <w:p w14:paraId="3E3085DD"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.26</w:t>
            </w:r>
          </w:p>
        </w:tc>
        <w:tc>
          <w:tcPr>
            <w:tcW w:w="0" w:type="auto"/>
            <w:shd w:val="clear" w:color="auto" w:fill="auto"/>
          </w:tcPr>
          <w:p w14:paraId="668C3FAE"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.25</w:t>
            </w:r>
          </w:p>
        </w:tc>
      </w:tr>
      <w:tr w:rsidR="00895A4A" w:rsidRPr="000A0F64" w14:paraId="1550DA31" w14:textId="77777777" w:rsidTr="003A22B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542E78C6" w14:textId="77777777" w:rsidR="00895A4A" w:rsidRPr="000A0F64" w:rsidRDefault="00895A4A" w:rsidP="00DB38E5">
            <w:pPr>
              <w:rPr>
                <w:rFonts w:eastAsia="Tahoma" w:cs="Times New Roman"/>
                <w:bCs w:val="0"/>
              </w:rPr>
            </w:pPr>
          </w:p>
        </w:tc>
        <w:tc>
          <w:tcPr>
            <w:tcW w:w="0" w:type="auto"/>
          </w:tcPr>
          <w:p w14:paraId="15DC2FAE"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 Catch from fishing sold</w:t>
            </w:r>
          </w:p>
        </w:tc>
        <w:tc>
          <w:tcPr>
            <w:tcW w:w="0" w:type="auto"/>
            <w:vAlign w:val="center"/>
          </w:tcPr>
          <w:p w14:paraId="3B1DE154" w14:textId="77777777" w:rsidR="00895A4A" w:rsidRPr="000A0F64" w:rsidRDefault="00895A4A" w:rsidP="00DB38E5">
            <w:pPr>
              <w:jc w:val="cente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w:t>
            </w:r>
          </w:p>
        </w:tc>
        <w:tc>
          <w:tcPr>
            <w:tcW w:w="0" w:type="auto"/>
          </w:tcPr>
          <w:p w14:paraId="045A396C"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p>
        </w:tc>
        <w:tc>
          <w:tcPr>
            <w:tcW w:w="0" w:type="auto"/>
            <w:shd w:val="clear" w:color="auto" w:fill="auto"/>
          </w:tcPr>
          <w:p w14:paraId="145998E9"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.12</w:t>
            </w:r>
          </w:p>
        </w:tc>
        <w:tc>
          <w:tcPr>
            <w:tcW w:w="0" w:type="auto"/>
            <w:shd w:val="clear" w:color="auto" w:fill="auto"/>
          </w:tcPr>
          <w:p w14:paraId="4C4BF0B8"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.34</w:t>
            </w:r>
          </w:p>
        </w:tc>
        <w:tc>
          <w:tcPr>
            <w:tcW w:w="0" w:type="auto"/>
            <w:shd w:val="clear" w:color="auto" w:fill="auto"/>
          </w:tcPr>
          <w:p w14:paraId="185EA707"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.28</w:t>
            </w:r>
          </w:p>
        </w:tc>
        <w:tc>
          <w:tcPr>
            <w:tcW w:w="0" w:type="auto"/>
            <w:shd w:val="clear" w:color="auto" w:fill="auto"/>
          </w:tcPr>
          <w:p w14:paraId="023A6567"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.26</w:t>
            </w:r>
          </w:p>
        </w:tc>
      </w:tr>
      <w:tr w:rsidR="00895A4A" w:rsidRPr="000A0F64" w14:paraId="284E7DBA" w14:textId="77777777" w:rsidTr="003A22B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59CF3F00" w14:textId="77777777" w:rsidR="00895A4A" w:rsidRPr="000A0F64" w:rsidRDefault="00895A4A" w:rsidP="00DB38E5">
            <w:pPr>
              <w:rPr>
                <w:rFonts w:eastAsia="Tahoma" w:cs="Times New Roman"/>
                <w:bCs w:val="0"/>
              </w:rPr>
            </w:pPr>
          </w:p>
        </w:tc>
        <w:tc>
          <w:tcPr>
            <w:tcW w:w="0" w:type="auto"/>
          </w:tcPr>
          <w:p w14:paraId="7EB0D27D"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 Income from main activity</w:t>
            </w:r>
          </w:p>
        </w:tc>
        <w:tc>
          <w:tcPr>
            <w:tcW w:w="0" w:type="auto"/>
            <w:vAlign w:val="center"/>
          </w:tcPr>
          <w:p w14:paraId="60881067" w14:textId="77777777" w:rsidR="00895A4A" w:rsidRPr="000A0F64" w:rsidRDefault="00895A4A" w:rsidP="00DB38E5">
            <w:pPr>
              <w:jc w:val="cente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3</w:t>
            </w:r>
          </w:p>
        </w:tc>
        <w:tc>
          <w:tcPr>
            <w:tcW w:w="0" w:type="auto"/>
          </w:tcPr>
          <w:p w14:paraId="5EEA1728"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p>
        </w:tc>
        <w:tc>
          <w:tcPr>
            <w:tcW w:w="0" w:type="auto"/>
            <w:shd w:val="clear" w:color="auto" w:fill="auto"/>
          </w:tcPr>
          <w:p w14:paraId="55874E45"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.46</w:t>
            </w:r>
          </w:p>
        </w:tc>
        <w:tc>
          <w:tcPr>
            <w:tcW w:w="0" w:type="auto"/>
            <w:shd w:val="clear" w:color="auto" w:fill="auto"/>
          </w:tcPr>
          <w:p w14:paraId="42D286C1"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.34</w:t>
            </w:r>
          </w:p>
        </w:tc>
        <w:tc>
          <w:tcPr>
            <w:tcW w:w="0" w:type="auto"/>
            <w:shd w:val="clear" w:color="auto" w:fill="auto"/>
          </w:tcPr>
          <w:p w14:paraId="21888437"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.31</w:t>
            </w:r>
          </w:p>
        </w:tc>
        <w:tc>
          <w:tcPr>
            <w:tcW w:w="0" w:type="auto"/>
            <w:shd w:val="clear" w:color="auto" w:fill="auto"/>
          </w:tcPr>
          <w:p w14:paraId="0D44ED41"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.30</w:t>
            </w:r>
          </w:p>
        </w:tc>
      </w:tr>
      <w:tr w:rsidR="00895A4A" w:rsidRPr="000A0F64" w14:paraId="01079F78" w14:textId="77777777" w:rsidTr="003A22B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663A1B5D" w14:textId="77777777" w:rsidR="00895A4A" w:rsidRPr="000A0F64" w:rsidRDefault="00895A4A" w:rsidP="00DB38E5">
            <w:pPr>
              <w:rPr>
                <w:rFonts w:eastAsia="Tahoma" w:cs="Times New Roman"/>
                <w:bCs w:val="0"/>
              </w:rPr>
            </w:pPr>
          </w:p>
        </w:tc>
        <w:tc>
          <w:tcPr>
            <w:tcW w:w="0" w:type="auto"/>
          </w:tcPr>
          <w:p w14:paraId="5E38B3F9"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Time spent conducting activity</w:t>
            </w:r>
          </w:p>
        </w:tc>
        <w:tc>
          <w:tcPr>
            <w:tcW w:w="0" w:type="auto"/>
            <w:vAlign w:val="center"/>
          </w:tcPr>
          <w:p w14:paraId="405D3498" w14:textId="77777777" w:rsidR="00895A4A" w:rsidRPr="000A0F64" w:rsidRDefault="00895A4A" w:rsidP="00DB38E5">
            <w:pPr>
              <w:jc w:val="cente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4</w:t>
            </w:r>
          </w:p>
        </w:tc>
        <w:tc>
          <w:tcPr>
            <w:tcW w:w="0" w:type="auto"/>
          </w:tcPr>
          <w:p w14:paraId="52B77C97"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p>
        </w:tc>
        <w:tc>
          <w:tcPr>
            <w:tcW w:w="0" w:type="auto"/>
            <w:shd w:val="clear" w:color="auto" w:fill="auto"/>
          </w:tcPr>
          <w:p w14:paraId="643390BC"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.13</w:t>
            </w:r>
          </w:p>
        </w:tc>
        <w:tc>
          <w:tcPr>
            <w:tcW w:w="0" w:type="auto"/>
            <w:shd w:val="clear" w:color="auto" w:fill="auto"/>
          </w:tcPr>
          <w:p w14:paraId="29445B02"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.20</w:t>
            </w:r>
          </w:p>
        </w:tc>
        <w:tc>
          <w:tcPr>
            <w:tcW w:w="0" w:type="auto"/>
            <w:shd w:val="clear" w:color="auto" w:fill="auto"/>
          </w:tcPr>
          <w:p w14:paraId="3E6425FB"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.15</w:t>
            </w:r>
          </w:p>
        </w:tc>
        <w:tc>
          <w:tcPr>
            <w:tcW w:w="0" w:type="auto"/>
            <w:shd w:val="clear" w:color="auto" w:fill="auto"/>
          </w:tcPr>
          <w:p w14:paraId="2311E840"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.19</w:t>
            </w:r>
          </w:p>
        </w:tc>
      </w:tr>
      <w:tr w:rsidR="00895A4A" w:rsidRPr="000A0F64" w14:paraId="1746B323" w14:textId="77777777" w:rsidTr="003A22B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14:paraId="1C7D6542" w14:textId="77777777" w:rsidR="00895A4A" w:rsidRPr="000A0F64" w:rsidRDefault="00895A4A" w:rsidP="00DB38E5">
            <w:pPr>
              <w:rPr>
                <w:rFonts w:eastAsia="Tahoma" w:cs="Times New Roman"/>
                <w:bCs w:val="0"/>
              </w:rPr>
            </w:pPr>
            <w:r w:rsidRPr="000A0F64">
              <w:rPr>
                <w:rFonts w:eastAsia="Tahoma" w:cs="Times New Roman"/>
                <w:bCs w:val="0"/>
              </w:rPr>
              <w:t>Demography</w:t>
            </w:r>
          </w:p>
        </w:tc>
        <w:tc>
          <w:tcPr>
            <w:tcW w:w="0" w:type="auto"/>
            <w:vAlign w:val="center"/>
          </w:tcPr>
          <w:p w14:paraId="11A26454" w14:textId="77777777" w:rsidR="00895A4A" w:rsidRPr="000A0F64" w:rsidRDefault="00895A4A" w:rsidP="00DB38E5">
            <w:pPr>
              <w:jc w:val="center"/>
              <w:cnfStyle w:val="000000000000" w:firstRow="0" w:lastRow="0" w:firstColumn="0" w:lastColumn="0" w:oddVBand="0" w:evenVBand="0" w:oddHBand="0" w:evenHBand="0" w:firstRowFirstColumn="0" w:firstRowLastColumn="0" w:lastRowFirstColumn="0" w:lastRowLastColumn="0"/>
              <w:rPr>
                <w:rFonts w:eastAsia="Tahoma" w:cs="Times New Roman"/>
                <w:b/>
              </w:rPr>
            </w:pPr>
          </w:p>
        </w:tc>
        <w:tc>
          <w:tcPr>
            <w:tcW w:w="0" w:type="auto"/>
          </w:tcPr>
          <w:p w14:paraId="1DEFB735"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SS</w:t>
            </w:r>
          </w:p>
        </w:tc>
        <w:tc>
          <w:tcPr>
            <w:tcW w:w="0" w:type="auto"/>
            <w:shd w:val="clear" w:color="auto" w:fill="auto"/>
          </w:tcPr>
          <w:p w14:paraId="10542F6E"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.08</w:t>
            </w:r>
          </w:p>
        </w:tc>
        <w:tc>
          <w:tcPr>
            <w:tcW w:w="0" w:type="auto"/>
            <w:shd w:val="clear" w:color="auto" w:fill="auto"/>
          </w:tcPr>
          <w:p w14:paraId="08AC4F84"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.16</w:t>
            </w:r>
          </w:p>
        </w:tc>
        <w:tc>
          <w:tcPr>
            <w:tcW w:w="0" w:type="auto"/>
            <w:shd w:val="clear" w:color="auto" w:fill="auto"/>
          </w:tcPr>
          <w:p w14:paraId="55732DCA"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.22</w:t>
            </w:r>
          </w:p>
        </w:tc>
        <w:tc>
          <w:tcPr>
            <w:tcW w:w="0" w:type="auto"/>
            <w:shd w:val="clear" w:color="auto" w:fill="auto"/>
          </w:tcPr>
          <w:p w14:paraId="3EB094BC"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.24</w:t>
            </w:r>
          </w:p>
        </w:tc>
      </w:tr>
      <w:tr w:rsidR="00895A4A" w:rsidRPr="000A0F64" w14:paraId="27DE99D1" w14:textId="77777777" w:rsidTr="003A22B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0E52FA18" w14:textId="77777777" w:rsidR="00895A4A" w:rsidRPr="000A0F64" w:rsidRDefault="00895A4A" w:rsidP="00DB38E5">
            <w:pPr>
              <w:rPr>
                <w:rFonts w:eastAsia="Tahoma" w:cs="Times New Roman"/>
                <w:bCs w:val="0"/>
              </w:rPr>
            </w:pPr>
          </w:p>
        </w:tc>
        <w:tc>
          <w:tcPr>
            <w:tcW w:w="0" w:type="auto"/>
          </w:tcPr>
          <w:p w14:paraId="20511CEC"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Gender</w:t>
            </w:r>
          </w:p>
        </w:tc>
        <w:tc>
          <w:tcPr>
            <w:tcW w:w="0" w:type="auto"/>
            <w:vAlign w:val="center"/>
          </w:tcPr>
          <w:p w14:paraId="62CF5808" w14:textId="77777777" w:rsidR="00895A4A" w:rsidRPr="000A0F64" w:rsidRDefault="00895A4A" w:rsidP="00DB38E5">
            <w:pPr>
              <w:jc w:val="cente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5</w:t>
            </w:r>
          </w:p>
        </w:tc>
        <w:tc>
          <w:tcPr>
            <w:tcW w:w="0" w:type="auto"/>
          </w:tcPr>
          <w:p w14:paraId="477123FE"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p>
        </w:tc>
        <w:tc>
          <w:tcPr>
            <w:tcW w:w="0" w:type="auto"/>
            <w:shd w:val="clear" w:color="auto" w:fill="auto"/>
          </w:tcPr>
          <w:p w14:paraId="5A7E8F21"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.34</w:t>
            </w:r>
          </w:p>
        </w:tc>
        <w:tc>
          <w:tcPr>
            <w:tcW w:w="0" w:type="auto"/>
            <w:shd w:val="clear" w:color="auto" w:fill="auto"/>
          </w:tcPr>
          <w:p w14:paraId="4445C63F"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.06</w:t>
            </w:r>
          </w:p>
        </w:tc>
        <w:tc>
          <w:tcPr>
            <w:tcW w:w="0" w:type="auto"/>
            <w:shd w:val="clear" w:color="auto" w:fill="auto"/>
          </w:tcPr>
          <w:p w14:paraId="43D32FE2"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.22</w:t>
            </w:r>
          </w:p>
        </w:tc>
        <w:tc>
          <w:tcPr>
            <w:tcW w:w="0" w:type="auto"/>
            <w:shd w:val="clear" w:color="auto" w:fill="auto"/>
          </w:tcPr>
          <w:p w14:paraId="17E0D881"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.22</w:t>
            </w:r>
          </w:p>
        </w:tc>
      </w:tr>
      <w:tr w:rsidR="00895A4A" w:rsidRPr="000A0F64" w14:paraId="05DF38CD" w14:textId="77777777" w:rsidTr="003A22B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21BFAF4F" w14:textId="77777777" w:rsidR="00895A4A" w:rsidRPr="000A0F64" w:rsidRDefault="00895A4A" w:rsidP="00DB38E5">
            <w:pPr>
              <w:rPr>
                <w:rFonts w:eastAsia="Tahoma" w:cs="Times New Roman"/>
                <w:bCs w:val="0"/>
              </w:rPr>
            </w:pPr>
          </w:p>
        </w:tc>
        <w:tc>
          <w:tcPr>
            <w:tcW w:w="0" w:type="auto"/>
          </w:tcPr>
          <w:p w14:paraId="51B52F02"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Years living in the village</w:t>
            </w:r>
          </w:p>
        </w:tc>
        <w:tc>
          <w:tcPr>
            <w:tcW w:w="0" w:type="auto"/>
            <w:vAlign w:val="center"/>
          </w:tcPr>
          <w:p w14:paraId="2ED93A3E" w14:textId="77777777" w:rsidR="00895A4A" w:rsidRPr="000A0F64" w:rsidRDefault="00895A4A" w:rsidP="00DB38E5">
            <w:pPr>
              <w:jc w:val="cente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6</w:t>
            </w:r>
          </w:p>
        </w:tc>
        <w:tc>
          <w:tcPr>
            <w:tcW w:w="0" w:type="auto"/>
          </w:tcPr>
          <w:p w14:paraId="5E9C202F"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p>
        </w:tc>
        <w:tc>
          <w:tcPr>
            <w:tcW w:w="0" w:type="auto"/>
            <w:shd w:val="clear" w:color="auto" w:fill="auto"/>
          </w:tcPr>
          <w:p w14:paraId="268B85BD"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.10</w:t>
            </w:r>
          </w:p>
        </w:tc>
        <w:tc>
          <w:tcPr>
            <w:tcW w:w="0" w:type="auto"/>
            <w:shd w:val="clear" w:color="auto" w:fill="auto"/>
          </w:tcPr>
          <w:p w14:paraId="51967542"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.20</w:t>
            </w:r>
          </w:p>
        </w:tc>
        <w:tc>
          <w:tcPr>
            <w:tcW w:w="0" w:type="auto"/>
            <w:shd w:val="clear" w:color="auto" w:fill="auto"/>
          </w:tcPr>
          <w:p w14:paraId="141D3767"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.31</w:t>
            </w:r>
          </w:p>
        </w:tc>
        <w:tc>
          <w:tcPr>
            <w:tcW w:w="0" w:type="auto"/>
            <w:shd w:val="clear" w:color="auto" w:fill="auto"/>
          </w:tcPr>
          <w:p w14:paraId="3FE31667"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.21</w:t>
            </w:r>
          </w:p>
        </w:tc>
      </w:tr>
      <w:tr w:rsidR="00895A4A" w:rsidRPr="000A0F64" w14:paraId="4C60785A" w14:textId="77777777" w:rsidTr="003A22B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5F92B99B" w14:textId="77777777" w:rsidR="00895A4A" w:rsidRPr="000A0F64" w:rsidRDefault="00895A4A" w:rsidP="00DB38E5">
            <w:pPr>
              <w:rPr>
                <w:rFonts w:eastAsia="Tahoma" w:cs="Times New Roman"/>
                <w:bCs w:val="0"/>
              </w:rPr>
            </w:pPr>
          </w:p>
        </w:tc>
        <w:tc>
          <w:tcPr>
            <w:tcW w:w="0" w:type="auto"/>
          </w:tcPr>
          <w:p w14:paraId="1AE764CC"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 Children in the family members</w:t>
            </w:r>
          </w:p>
        </w:tc>
        <w:tc>
          <w:tcPr>
            <w:tcW w:w="0" w:type="auto"/>
            <w:vAlign w:val="center"/>
          </w:tcPr>
          <w:p w14:paraId="3A12B8C2" w14:textId="77777777" w:rsidR="00895A4A" w:rsidRPr="000A0F64" w:rsidRDefault="00895A4A" w:rsidP="00DB38E5">
            <w:pPr>
              <w:jc w:val="cente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7</w:t>
            </w:r>
          </w:p>
        </w:tc>
        <w:tc>
          <w:tcPr>
            <w:tcW w:w="0" w:type="auto"/>
          </w:tcPr>
          <w:p w14:paraId="7B46AB5C"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p>
        </w:tc>
        <w:tc>
          <w:tcPr>
            <w:tcW w:w="0" w:type="auto"/>
            <w:shd w:val="clear" w:color="auto" w:fill="auto"/>
          </w:tcPr>
          <w:p w14:paraId="6128F429"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.27</w:t>
            </w:r>
          </w:p>
        </w:tc>
        <w:tc>
          <w:tcPr>
            <w:tcW w:w="0" w:type="auto"/>
            <w:shd w:val="clear" w:color="auto" w:fill="auto"/>
          </w:tcPr>
          <w:p w14:paraId="7B2BBFF4"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.27</w:t>
            </w:r>
          </w:p>
        </w:tc>
        <w:tc>
          <w:tcPr>
            <w:tcW w:w="0" w:type="auto"/>
            <w:shd w:val="clear" w:color="auto" w:fill="auto"/>
          </w:tcPr>
          <w:p w14:paraId="586FE588"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.20</w:t>
            </w:r>
          </w:p>
        </w:tc>
        <w:tc>
          <w:tcPr>
            <w:tcW w:w="0" w:type="auto"/>
            <w:shd w:val="clear" w:color="auto" w:fill="auto"/>
          </w:tcPr>
          <w:p w14:paraId="57C56FD7"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.23</w:t>
            </w:r>
          </w:p>
        </w:tc>
      </w:tr>
      <w:tr w:rsidR="00895A4A" w:rsidRPr="000A0F64" w14:paraId="6A652DF8" w14:textId="77777777" w:rsidTr="003A22B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2BF5E818" w14:textId="77777777" w:rsidR="00895A4A" w:rsidRPr="000A0F64" w:rsidRDefault="00895A4A" w:rsidP="00DB38E5">
            <w:pPr>
              <w:rPr>
                <w:rFonts w:eastAsia="Tahoma" w:cs="Times New Roman"/>
                <w:bCs w:val="0"/>
              </w:rPr>
            </w:pPr>
          </w:p>
        </w:tc>
        <w:tc>
          <w:tcPr>
            <w:tcW w:w="0" w:type="auto"/>
          </w:tcPr>
          <w:p w14:paraId="13D59A91"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Family dependency</w:t>
            </w:r>
          </w:p>
        </w:tc>
        <w:tc>
          <w:tcPr>
            <w:tcW w:w="0" w:type="auto"/>
            <w:vAlign w:val="center"/>
          </w:tcPr>
          <w:p w14:paraId="049768D9" w14:textId="77777777" w:rsidR="00895A4A" w:rsidRPr="000A0F64" w:rsidRDefault="00895A4A" w:rsidP="00DB38E5">
            <w:pPr>
              <w:jc w:val="cente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8</w:t>
            </w:r>
          </w:p>
        </w:tc>
        <w:tc>
          <w:tcPr>
            <w:tcW w:w="0" w:type="auto"/>
          </w:tcPr>
          <w:p w14:paraId="3F9DFAD7"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p>
        </w:tc>
        <w:tc>
          <w:tcPr>
            <w:tcW w:w="0" w:type="auto"/>
            <w:shd w:val="clear" w:color="auto" w:fill="auto"/>
          </w:tcPr>
          <w:p w14:paraId="2AACD1D0"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.23</w:t>
            </w:r>
          </w:p>
        </w:tc>
        <w:tc>
          <w:tcPr>
            <w:tcW w:w="0" w:type="auto"/>
            <w:shd w:val="clear" w:color="auto" w:fill="auto"/>
          </w:tcPr>
          <w:p w14:paraId="42F9EBE2"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.47</w:t>
            </w:r>
          </w:p>
        </w:tc>
        <w:tc>
          <w:tcPr>
            <w:tcW w:w="0" w:type="auto"/>
            <w:shd w:val="clear" w:color="auto" w:fill="auto"/>
          </w:tcPr>
          <w:p w14:paraId="08DB1658"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.28</w:t>
            </w:r>
          </w:p>
        </w:tc>
        <w:tc>
          <w:tcPr>
            <w:tcW w:w="0" w:type="auto"/>
            <w:shd w:val="clear" w:color="auto" w:fill="auto"/>
          </w:tcPr>
          <w:p w14:paraId="57F4EE42"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.35</w:t>
            </w:r>
          </w:p>
        </w:tc>
      </w:tr>
      <w:tr w:rsidR="00895A4A" w:rsidRPr="000A0F64" w14:paraId="250FFED7" w14:textId="77777777" w:rsidTr="003A22B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14:paraId="46A174AF" w14:textId="77777777" w:rsidR="00895A4A" w:rsidRPr="000A0F64" w:rsidRDefault="00895A4A" w:rsidP="00DB38E5">
            <w:pPr>
              <w:rPr>
                <w:rFonts w:eastAsia="Tahoma" w:cs="Times New Roman"/>
                <w:bCs w:val="0"/>
              </w:rPr>
            </w:pPr>
            <w:r w:rsidRPr="000A0F64">
              <w:rPr>
                <w:rFonts w:eastAsia="Tahoma" w:cs="Times New Roman"/>
                <w:bCs w:val="0"/>
              </w:rPr>
              <w:t>Cultural</w:t>
            </w:r>
          </w:p>
        </w:tc>
        <w:tc>
          <w:tcPr>
            <w:tcW w:w="0" w:type="auto"/>
            <w:vAlign w:val="center"/>
          </w:tcPr>
          <w:p w14:paraId="3B064580" w14:textId="77777777" w:rsidR="00895A4A" w:rsidRPr="000A0F64" w:rsidRDefault="00895A4A" w:rsidP="00DB38E5">
            <w:pPr>
              <w:jc w:val="center"/>
              <w:cnfStyle w:val="000000000000" w:firstRow="0" w:lastRow="0" w:firstColumn="0" w:lastColumn="0" w:oddVBand="0" w:evenVBand="0" w:oddHBand="0" w:evenHBand="0" w:firstRowFirstColumn="0" w:firstRowLastColumn="0" w:lastRowFirstColumn="0" w:lastRowLastColumn="0"/>
              <w:rPr>
                <w:rFonts w:eastAsia="Tahoma" w:cs="Times New Roman"/>
                <w:b/>
              </w:rPr>
            </w:pPr>
          </w:p>
        </w:tc>
        <w:tc>
          <w:tcPr>
            <w:tcW w:w="0" w:type="auto"/>
          </w:tcPr>
          <w:p w14:paraId="7AA516DD"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SS</w:t>
            </w:r>
          </w:p>
        </w:tc>
        <w:tc>
          <w:tcPr>
            <w:tcW w:w="0" w:type="auto"/>
            <w:shd w:val="clear" w:color="auto" w:fill="auto"/>
          </w:tcPr>
          <w:p w14:paraId="2A6B148C"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.13</w:t>
            </w:r>
          </w:p>
        </w:tc>
        <w:tc>
          <w:tcPr>
            <w:tcW w:w="0" w:type="auto"/>
            <w:shd w:val="clear" w:color="auto" w:fill="auto"/>
          </w:tcPr>
          <w:p w14:paraId="690006DD"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.09</w:t>
            </w:r>
          </w:p>
        </w:tc>
        <w:tc>
          <w:tcPr>
            <w:tcW w:w="0" w:type="auto"/>
            <w:shd w:val="clear" w:color="auto" w:fill="auto"/>
          </w:tcPr>
          <w:p w14:paraId="41143B7B"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.19</w:t>
            </w:r>
          </w:p>
        </w:tc>
        <w:tc>
          <w:tcPr>
            <w:tcW w:w="0" w:type="auto"/>
            <w:shd w:val="clear" w:color="auto" w:fill="auto"/>
          </w:tcPr>
          <w:p w14:paraId="403AA670"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.17</w:t>
            </w:r>
          </w:p>
        </w:tc>
      </w:tr>
      <w:tr w:rsidR="00895A4A" w:rsidRPr="000A0F64" w14:paraId="48C17D66" w14:textId="77777777" w:rsidTr="003A22B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71B04403" w14:textId="77777777" w:rsidR="00895A4A" w:rsidRPr="000A0F64" w:rsidRDefault="00895A4A" w:rsidP="00DB38E5">
            <w:pPr>
              <w:rPr>
                <w:rFonts w:eastAsia="Tahoma" w:cs="Times New Roman"/>
                <w:bCs w:val="0"/>
              </w:rPr>
            </w:pPr>
          </w:p>
        </w:tc>
        <w:tc>
          <w:tcPr>
            <w:tcW w:w="0" w:type="auto"/>
          </w:tcPr>
          <w:p w14:paraId="122E12FD"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Appreciation of biodiversity</w:t>
            </w:r>
          </w:p>
        </w:tc>
        <w:tc>
          <w:tcPr>
            <w:tcW w:w="0" w:type="auto"/>
            <w:vAlign w:val="center"/>
          </w:tcPr>
          <w:p w14:paraId="0C9B3CF8" w14:textId="77777777" w:rsidR="00895A4A" w:rsidRPr="000A0F64" w:rsidRDefault="00895A4A" w:rsidP="00DB38E5">
            <w:pPr>
              <w:jc w:val="cente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9</w:t>
            </w:r>
          </w:p>
        </w:tc>
        <w:tc>
          <w:tcPr>
            <w:tcW w:w="0" w:type="auto"/>
          </w:tcPr>
          <w:p w14:paraId="3A7EAD64"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p>
        </w:tc>
        <w:tc>
          <w:tcPr>
            <w:tcW w:w="0" w:type="auto"/>
            <w:shd w:val="clear" w:color="auto" w:fill="auto"/>
          </w:tcPr>
          <w:p w14:paraId="28CEB11E"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.59</w:t>
            </w:r>
          </w:p>
        </w:tc>
        <w:tc>
          <w:tcPr>
            <w:tcW w:w="0" w:type="auto"/>
            <w:shd w:val="clear" w:color="auto" w:fill="auto"/>
          </w:tcPr>
          <w:p w14:paraId="1C6D92EF"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.25</w:t>
            </w:r>
          </w:p>
        </w:tc>
        <w:tc>
          <w:tcPr>
            <w:tcW w:w="0" w:type="auto"/>
            <w:shd w:val="clear" w:color="auto" w:fill="auto"/>
          </w:tcPr>
          <w:p w14:paraId="32AA95CB"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.41</w:t>
            </w:r>
          </w:p>
        </w:tc>
        <w:tc>
          <w:tcPr>
            <w:tcW w:w="0" w:type="auto"/>
            <w:shd w:val="clear" w:color="auto" w:fill="auto"/>
          </w:tcPr>
          <w:p w14:paraId="554164B6"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.31</w:t>
            </w:r>
          </w:p>
        </w:tc>
      </w:tr>
      <w:tr w:rsidR="00895A4A" w:rsidRPr="000A0F64" w14:paraId="26297919" w14:textId="77777777" w:rsidTr="003A22B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41F47F62" w14:textId="77777777" w:rsidR="00895A4A" w:rsidRPr="000A0F64" w:rsidRDefault="00895A4A" w:rsidP="00DB38E5">
            <w:pPr>
              <w:rPr>
                <w:rFonts w:eastAsia="Tahoma" w:cs="Times New Roman"/>
                <w:bCs w:val="0"/>
              </w:rPr>
            </w:pPr>
          </w:p>
        </w:tc>
        <w:tc>
          <w:tcPr>
            <w:tcW w:w="0" w:type="auto"/>
          </w:tcPr>
          <w:p w14:paraId="5BC79776"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Identity and pride</w:t>
            </w:r>
          </w:p>
        </w:tc>
        <w:tc>
          <w:tcPr>
            <w:tcW w:w="0" w:type="auto"/>
            <w:vAlign w:val="center"/>
          </w:tcPr>
          <w:p w14:paraId="130A60F0" w14:textId="77777777" w:rsidR="00895A4A" w:rsidRPr="000A0F64" w:rsidRDefault="00895A4A" w:rsidP="00DB38E5">
            <w:pPr>
              <w:jc w:val="cente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10</w:t>
            </w:r>
          </w:p>
        </w:tc>
        <w:tc>
          <w:tcPr>
            <w:tcW w:w="0" w:type="auto"/>
          </w:tcPr>
          <w:p w14:paraId="10358D37"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p>
        </w:tc>
        <w:tc>
          <w:tcPr>
            <w:tcW w:w="0" w:type="auto"/>
            <w:shd w:val="clear" w:color="auto" w:fill="auto"/>
          </w:tcPr>
          <w:p w14:paraId="71772908"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.41</w:t>
            </w:r>
          </w:p>
        </w:tc>
        <w:tc>
          <w:tcPr>
            <w:tcW w:w="0" w:type="auto"/>
            <w:shd w:val="clear" w:color="auto" w:fill="auto"/>
          </w:tcPr>
          <w:p w14:paraId="036DFEA3"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.45</w:t>
            </w:r>
          </w:p>
        </w:tc>
        <w:tc>
          <w:tcPr>
            <w:tcW w:w="0" w:type="auto"/>
            <w:shd w:val="clear" w:color="auto" w:fill="auto"/>
          </w:tcPr>
          <w:p w14:paraId="2DCE67E4"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.33</w:t>
            </w:r>
          </w:p>
        </w:tc>
        <w:tc>
          <w:tcPr>
            <w:tcW w:w="0" w:type="auto"/>
            <w:shd w:val="clear" w:color="auto" w:fill="auto"/>
          </w:tcPr>
          <w:p w14:paraId="627463E7"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.32</w:t>
            </w:r>
          </w:p>
        </w:tc>
      </w:tr>
      <w:tr w:rsidR="00895A4A" w:rsidRPr="000A0F64" w14:paraId="446ED302" w14:textId="77777777" w:rsidTr="003A22B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2017884E" w14:textId="77777777" w:rsidR="00895A4A" w:rsidRPr="000A0F64" w:rsidRDefault="00895A4A" w:rsidP="00DB38E5">
            <w:pPr>
              <w:rPr>
                <w:rFonts w:eastAsia="Tahoma" w:cs="Times New Roman"/>
                <w:bCs w:val="0"/>
              </w:rPr>
            </w:pPr>
          </w:p>
        </w:tc>
        <w:tc>
          <w:tcPr>
            <w:tcW w:w="0" w:type="auto"/>
          </w:tcPr>
          <w:p w14:paraId="41D4D21B"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Appreciation of lifestyle</w:t>
            </w:r>
          </w:p>
        </w:tc>
        <w:tc>
          <w:tcPr>
            <w:tcW w:w="0" w:type="auto"/>
            <w:vAlign w:val="center"/>
          </w:tcPr>
          <w:p w14:paraId="1C8D3160" w14:textId="77777777" w:rsidR="00895A4A" w:rsidRPr="000A0F64" w:rsidRDefault="00895A4A" w:rsidP="00DB38E5">
            <w:pPr>
              <w:jc w:val="cente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11</w:t>
            </w:r>
          </w:p>
        </w:tc>
        <w:tc>
          <w:tcPr>
            <w:tcW w:w="0" w:type="auto"/>
          </w:tcPr>
          <w:p w14:paraId="6FABE200"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p>
        </w:tc>
        <w:tc>
          <w:tcPr>
            <w:tcW w:w="0" w:type="auto"/>
            <w:shd w:val="clear" w:color="auto" w:fill="auto"/>
          </w:tcPr>
          <w:p w14:paraId="300A07B2"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w:t>
            </w:r>
          </w:p>
        </w:tc>
        <w:tc>
          <w:tcPr>
            <w:tcW w:w="0" w:type="auto"/>
            <w:shd w:val="clear" w:color="auto" w:fill="auto"/>
          </w:tcPr>
          <w:p w14:paraId="0BD60E82"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.30</w:t>
            </w:r>
          </w:p>
        </w:tc>
        <w:tc>
          <w:tcPr>
            <w:tcW w:w="0" w:type="auto"/>
            <w:shd w:val="clear" w:color="auto" w:fill="auto"/>
          </w:tcPr>
          <w:p w14:paraId="2DF758B6"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.26</w:t>
            </w:r>
          </w:p>
        </w:tc>
        <w:tc>
          <w:tcPr>
            <w:tcW w:w="0" w:type="auto"/>
            <w:shd w:val="clear" w:color="auto" w:fill="auto"/>
          </w:tcPr>
          <w:p w14:paraId="0512FC89"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.37</w:t>
            </w:r>
          </w:p>
        </w:tc>
      </w:tr>
      <w:tr w:rsidR="00895A4A" w:rsidRPr="000A0F64" w14:paraId="46B3294E" w14:textId="77777777" w:rsidTr="003A22B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14:paraId="6AA1D941" w14:textId="77777777" w:rsidR="00895A4A" w:rsidRPr="000A0F64" w:rsidRDefault="00895A4A" w:rsidP="00DB38E5">
            <w:pPr>
              <w:rPr>
                <w:rFonts w:eastAsia="Tahoma" w:cs="Times New Roman"/>
                <w:bCs w:val="0"/>
              </w:rPr>
            </w:pPr>
            <w:r w:rsidRPr="000A0F64">
              <w:rPr>
                <w:rFonts w:eastAsia="Tahoma" w:cs="Times New Roman"/>
                <w:bCs w:val="0"/>
              </w:rPr>
              <w:t>Health</w:t>
            </w:r>
          </w:p>
        </w:tc>
        <w:tc>
          <w:tcPr>
            <w:tcW w:w="0" w:type="auto"/>
            <w:vAlign w:val="center"/>
          </w:tcPr>
          <w:p w14:paraId="5E18712C" w14:textId="77777777" w:rsidR="00895A4A" w:rsidRPr="000A0F64" w:rsidRDefault="00895A4A" w:rsidP="00DB38E5">
            <w:pPr>
              <w:jc w:val="center"/>
              <w:cnfStyle w:val="000000000000" w:firstRow="0" w:lastRow="0" w:firstColumn="0" w:lastColumn="0" w:oddVBand="0" w:evenVBand="0" w:oddHBand="0" w:evenHBand="0" w:firstRowFirstColumn="0" w:firstRowLastColumn="0" w:lastRowFirstColumn="0" w:lastRowLastColumn="0"/>
              <w:rPr>
                <w:rFonts w:eastAsia="Tahoma" w:cs="Times New Roman"/>
                <w:b/>
              </w:rPr>
            </w:pPr>
          </w:p>
        </w:tc>
        <w:tc>
          <w:tcPr>
            <w:tcW w:w="0" w:type="auto"/>
          </w:tcPr>
          <w:p w14:paraId="6ABA87AA"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SS</w:t>
            </w:r>
          </w:p>
        </w:tc>
        <w:tc>
          <w:tcPr>
            <w:tcW w:w="0" w:type="auto"/>
            <w:shd w:val="clear" w:color="auto" w:fill="auto"/>
          </w:tcPr>
          <w:p w14:paraId="10F36711"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.32</w:t>
            </w:r>
          </w:p>
        </w:tc>
        <w:tc>
          <w:tcPr>
            <w:tcW w:w="0" w:type="auto"/>
            <w:shd w:val="clear" w:color="auto" w:fill="auto"/>
          </w:tcPr>
          <w:p w14:paraId="64C5B6A3"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.15</w:t>
            </w:r>
          </w:p>
        </w:tc>
        <w:tc>
          <w:tcPr>
            <w:tcW w:w="0" w:type="auto"/>
            <w:shd w:val="clear" w:color="auto" w:fill="auto"/>
          </w:tcPr>
          <w:p w14:paraId="0FFC85A7"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.14</w:t>
            </w:r>
          </w:p>
        </w:tc>
        <w:tc>
          <w:tcPr>
            <w:tcW w:w="0" w:type="auto"/>
            <w:shd w:val="clear" w:color="auto" w:fill="auto"/>
          </w:tcPr>
          <w:p w14:paraId="65A00380"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.27</w:t>
            </w:r>
          </w:p>
        </w:tc>
      </w:tr>
      <w:tr w:rsidR="00895A4A" w:rsidRPr="000A0F64" w14:paraId="30C4C84B" w14:textId="77777777" w:rsidTr="003A22B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62446D13" w14:textId="77777777" w:rsidR="00895A4A" w:rsidRPr="000A0F64" w:rsidRDefault="00895A4A" w:rsidP="00DB38E5">
            <w:pPr>
              <w:rPr>
                <w:rFonts w:eastAsia="Tahoma" w:cs="Times New Roman"/>
                <w:bCs w:val="0"/>
              </w:rPr>
            </w:pPr>
          </w:p>
        </w:tc>
        <w:tc>
          <w:tcPr>
            <w:tcW w:w="0" w:type="auto"/>
          </w:tcPr>
          <w:p w14:paraId="761966A3"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Age</w:t>
            </w:r>
          </w:p>
        </w:tc>
        <w:tc>
          <w:tcPr>
            <w:tcW w:w="0" w:type="auto"/>
            <w:vAlign w:val="center"/>
          </w:tcPr>
          <w:p w14:paraId="47837B44" w14:textId="77777777" w:rsidR="00895A4A" w:rsidRPr="000A0F64" w:rsidRDefault="00895A4A" w:rsidP="00DB38E5">
            <w:pPr>
              <w:jc w:val="cente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12</w:t>
            </w:r>
          </w:p>
        </w:tc>
        <w:tc>
          <w:tcPr>
            <w:tcW w:w="0" w:type="auto"/>
          </w:tcPr>
          <w:p w14:paraId="1A1CC9E1"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p>
        </w:tc>
        <w:tc>
          <w:tcPr>
            <w:tcW w:w="0" w:type="auto"/>
            <w:shd w:val="clear" w:color="auto" w:fill="auto"/>
          </w:tcPr>
          <w:p w14:paraId="5D797EF9"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.50</w:t>
            </w:r>
          </w:p>
        </w:tc>
        <w:tc>
          <w:tcPr>
            <w:tcW w:w="0" w:type="auto"/>
            <w:shd w:val="clear" w:color="auto" w:fill="auto"/>
          </w:tcPr>
          <w:p w14:paraId="1909062E"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.23</w:t>
            </w:r>
          </w:p>
        </w:tc>
        <w:tc>
          <w:tcPr>
            <w:tcW w:w="0" w:type="auto"/>
            <w:shd w:val="clear" w:color="auto" w:fill="auto"/>
          </w:tcPr>
          <w:p w14:paraId="0A3EBF86"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.41</w:t>
            </w:r>
          </w:p>
        </w:tc>
        <w:tc>
          <w:tcPr>
            <w:tcW w:w="0" w:type="auto"/>
            <w:shd w:val="clear" w:color="auto" w:fill="auto"/>
          </w:tcPr>
          <w:p w14:paraId="24461C9F"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.23</w:t>
            </w:r>
          </w:p>
        </w:tc>
      </w:tr>
      <w:tr w:rsidR="00895A4A" w:rsidRPr="000A0F64" w14:paraId="5B38830D" w14:textId="77777777" w:rsidTr="003A22B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0844B87F" w14:textId="77777777" w:rsidR="00895A4A" w:rsidRPr="000A0F64" w:rsidRDefault="00895A4A" w:rsidP="00DB38E5">
            <w:pPr>
              <w:rPr>
                <w:rFonts w:eastAsia="Tahoma" w:cs="Times New Roman"/>
                <w:bCs w:val="0"/>
              </w:rPr>
            </w:pPr>
          </w:p>
        </w:tc>
        <w:tc>
          <w:tcPr>
            <w:tcW w:w="0" w:type="auto"/>
          </w:tcPr>
          <w:p w14:paraId="4F668C0B"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Nutritional dependency</w:t>
            </w:r>
          </w:p>
        </w:tc>
        <w:tc>
          <w:tcPr>
            <w:tcW w:w="0" w:type="auto"/>
            <w:vAlign w:val="center"/>
          </w:tcPr>
          <w:p w14:paraId="2C176CC5" w14:textId="77777777" w:rsidR="00895A4A" w:rsidRPr="000A0F64" w:rsidRDefault="00895A4A" w:rsidP="00DB38E5">
            <w:pPr>
              <w:jc w:val="cente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13</w:t>
            </w:r>
          </w:p>
        </w:tc>
        <w:tc>
          <w:tcPr>
            <w:tcW w:w="0" w:type="auto"/>
          </w:tcPr>
          <w:p w14:paraId="19B49530"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p>
        </w:tc>
        <w:tc>
          <w:tcPr>
            <w:tcW w:w="0" w:type="auto"/>
            <w:shd w:val="clear" w:color="auto" w:fill="auto"/>
          </w:tcPr>
          <w:p w14:paraId="3FCC2130"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.37</w:t>
            </w:r>
          </w:p>
        </w:tc>
        <w:tc>
          <w:tcPr>
            <w:tcW w:w="0" w:type="auto"/>
            <w:shd w:val="clear" w:color="auto" w:fill="auto"/>
          </w:tcPr>
          <w:p w14:paraId="1522049C"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.50</w:t>
            </w:r>
          </w:p>
        </w:tc>
        <w:tc>
          <w:tcPr>
            <w:tcW w:w="0" w:type="auto"/>
            <w:shd w:val="clear" w:color="auto" w:fill="auto"/>
          </w:tcPr>
          <w:p w14:paraId="551783CD"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.28</w:t>
            </w:r>
          </w:p>
        </w:tc>
        <w:tc>
          <w:tcPr>
            <w:tcW w:w="0" w:type="auto"/>
            <w:shd w:val="clear" w:color="auto" w:fill="auto"/>
          </w:tcPr>
          <w:p w14:paraId="022832FB"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.50</w:t>
            </w:r>
          </w:p>
        </w:tc>
      </w:tr>
      <w:tr w:rsidR="00895A4A" w:rsidRPr="000A0F64" w14:paraId="5DCBB609" w14:textId="77777777" w:rsidTr="003A22B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22086896" w14:textId="77777777" w:rsidR="00895A4A" w:rsidRPr="000A0F64" w:rsidRDefault="00895A4A" w:rsidP="00DB38E5">
            <w:pPr>
              <w:rPr>
                <w:rFonts w:eastAsia="Tahoma" w:cs="Times New Roman"/>
                <w:bCs w:val="0"/>
              </w:rPr>
            </w:pPr>
          </w:p>
        </w:tc>
        <w:tc>
          <w:tcPr>
            <w:tcW w:w="0" w:type="auto"/>
          </w:tcPr>
          <w:p w14:paraId="37A10B53"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Sense of place</w:t>
            </w:r>
          </w:p>
        </w:tc>
        <w:tc>
          <w:tcPr>
            <w:tcW w:w="0" w:type="auto"/>
            <w:vAlign w:val="center"/>
          </w:tcPr>
          <w:p w14:paraId="383C37E9" w14:textId="77777777" w:rsidR="00895A4A" w:rsidRPr="000A0F64" w:rsidRDefault="00895A4A" w:rsidP="00DB38E5">
            <w:pPr>
              <w:jc w:val="cente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14</w:t>
            </w:r>
          </w:p>
        </w:tc>
        <w:tc>
          <w:tcPr>
            <w:tcW w:w="0" w:type="auto"/>
          </w:tcPr>
          <w:p w14:paraId="7939A76E"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p>
        </w:tc>
        <w:tc>
          <w:tcPr>
            <w:tcW w:w="0" w:type="auto"/>
            <w:shd w:val="clear" w:color="auto" w:fill="auto"/>
          </w:tcPr>
          <w:p w14:paraId="33D9133C"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.13</w:t>
            </w:r>
          </w:p>
        </w:tc>
        <w:tc>
          <w:tcPr>
            <w:tcW w:w="0" w:type="auto"/>
            <w:shd w:val="clear" w:color="auto" w:fill="auto"/>
          </w:tcPr>
          <w:p w14:paraId="29C3AA68"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.27</w:t>
            </w:r>
          </w:p>
        </w:tc>
        <w:tc>
          <w:tcPr>
            <w:tcW w:w="0" w:type="auto"/>
            <w:shd w:val="clear" w:color="auto" w:fill="auto"/>
          </w:tcPr>
          <w:p w14:paraId="526D27CE"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.31</w:t>
            </w:r>
          </w:p>
        </w:tc>
        <w:tc>
          <w:tcPr>
            <w:tcW w:w="0" w:type="auto"/>
            <w:shd w:val="clear" w:color="auto" w:fill="auto"/>
          </w:tcPr>
          <w:p w14:paraId="409CE360"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.28</w:t>
            </w:r>
          </w:p>
        </w:tc>
      </w:tr>
      <w:tr w:rsidR="00895A4A" w:rsidRPr="000A0F64" w14:paraId="4FEE7023" w14:textId="77777777" w:rsidTr="003A22B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14:paraId="6B136124" w14:textId="77777777" w:rsidR="00895A4A" w:rsidRPr="000A0F64" w:rsidRDefault="00895A4A" w:rsidP="00DB38E5">
            <w:pPr>
              <w:rPr>
                <w:rFonts w:eastAsia="Tahoma" w:cs="Times New Roman"/>
                <w:bCs w:val="0"/>
              </w:rPr>
            </w:pPr>
            <w:r w:rsidRPr="000A0F64">
              <w:rPr>
                <w:rFonts w:eastAsia="Tahoma" w:cs="Times New Roman"/>
                <w:bCs w:val="0"/>
              </w:rPr>
              <w:t>Learning</w:t>
            </w:r>
          </w:p>
        </w:tc>
        <w:tc>
          <w:tcPr>
            <w:tcW w:w="0" w:type="auto"/>
            <w:vAlign w:val="center"/>
          </w:tcPr>
          <w:p w14:paraId="6182952B" w14:textId="77777777" w:rsidR="00895A4A" w:rsidRPr="000A0F64" w:rsidRDefault="00895A4A" w:rsidP="00DB38E5">
            <w:pPr>
              <w:jc w:val="center"/>
              <w:cnfStyle w:val="000000000000" w:firstRow="0" w:lastRow="0" w:firstColumn="0" w:lastColumn="0" w:oddVBand="0" w:evenVBand="0" w:oddHBand="0" w:evenHBand="0" w:firstRowFirstColumn="0" w:firstRowLastColumn="0" w:lastRowFirstColumn="0" w:lastRowLastColumn="0"/>
              <w:rPr>
                <w:rFonts w:eastAsia="Tahoma" w:cs="Times New Roman"/>
                <w:b/>
              </w:rPr>
            </w:pPr>
          </w:p>
        </w:tc>
        <w:tc>
          <w:tcPr>
            <w:tcW w:w="0" w:type="auto"/>
          </w:tcPr>
          <w:p w14:paraId="69A16C75"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AC</w:t>
            </w:r>
          </w:p>
        </w:tc>
        <w:tc>
          <w:tcPr>
            <w:tcW w:w="0" w:type="auto"/>
            <w:shd w:val="clear" w:color="auto" w:fill="auto"/>
          </w:tcPr>
          <w:p w14:paraId="70CABC89"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.34</w:t>
            </w:r>
          </w:p>
        </w:tc>
        <w:tc>
          <w:tcPr>
            <w:tcW w:w="0" w:type="auto"/>
            <w:shd w:val="clear" w:color="auto" w:fill="auto"/>
          </w:tcPr>
          <w:p w14:paraId="2CAFD386"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.13</w:t>
            </w:r>
          </w:p>
        </w:tc>
        <w:tc>
          <w:tcPr>
            <w:tcW w:w="0" w:type="auto"/>
            <w:shd w:val="clear" w:color="auto" w:fill="auto"/>
          </w:tcPr>
          <w:p w14:paraId="705289FA"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.26</w:t>
            </w:r>
          </w:p>
        </w:tc>
        <w:tc>
          <w:tcPr>
            <w:tcW w:w="0" w:type="auto"/>
            <w:shd w:val="clear" w:color="auto" w:fill="auto"/>
          </w:tcPr>
          <w:p w14:paraId="298434E8"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.25</w:t>
            </w:r>
          </w:p>
        </w:tc>
      </w:tr>
      <w:tr w:rsidR="00895A4A" w:rsidRPr="000A0F64" w14:paraId="38A1FD9B" w14:textId="77777777" w:rsidTr="003A22B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0950CFFA" w14:textId="77777777" w:rsidR="00895A4A" w:rsidRPr="000A0F64" w:rsidRDefault="00895A4A" w:rsidP="00DB38E5">
            <w:pPr>
              <w:rPr>
                <w:rFonts w:eastAsia="Tahoma" w:cs="Times New Roman"/>
                <w:bCs w:val="0"/>
              </w:rPr>
            </w:pPr>
          </w:p>
        </w:tc>
        <w:tc>
          <w:tcPr>
            <w:tcW w:w="0" w:type="auto"/>
          </w:tcPr>
          <w:p w14:paraId="7C475473"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Level of education</w:t>
            </w:r>
          </w:p>
        </w:tc>
        <w:tc>
          <w:tcPr>
            <w:tcW w:w="0" w:type="auto"/>
            <w:vAlign w:val="center"/>
          </w:tcPr>
          <w:p w14:paraId="577FCD8A" w14:textId="77777777" w:rsidR="00895A4A" w:rsidRPr="000A0F64" w:rsidRDefault="00895A4A" w:rsidP="00DB38E5">
            <w:pPr>
              <w:jc w:val="cente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15</w:t>
            </w:r>
          </w:p>
        </w:tc>
        <w:tc>
          <w:tcPr>
            <w:tcW w:w="0" w:type="auto"/>
          </w:tcPr>
          <w:p w14:paraId="5CFD1A72"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p>
        </w:tc>
        <w:tc>
          <w:tcPr>
            <w:tcW w:w="0" w:type="auto"/>
            <w:shd w:val="clear" w:color="auto" w:fill="auto"/>
          </w:tcPr>
          <w:p w14:paraId="74EC7628"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.32</w:t>
            </w:r>
          </w:p>
        </w:tc>
        <w:tc>
          <w:tcPr>
            <w:tcW w:w="0" w:type="auto"/>
            <w:shd w:val="clear" w:color="auto" w:fill="auto"/>
          </w:tcPr>
          <w:p w14:paraId="2E7DC834"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.10</w:t>
            </w:r>
          </w:p>
        </w:tc>
        <w:tc>
          <w:tcPr>
            <w:tcW w:w="0" w:type="auto"/>
            <w:shd w:val="clear" w:color="auto" w:fill="auto"/>
          </w:tcPr>
          <w:p w14:paraId="2A764D7B"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.24</w:t>
            </w:r>
          </w:p>
        </w:tc>
        <w:tc>
          <w:tcPr>
            <w:tcW w:w="0" w:type="auto"/>
            <w:shd w:val="clear" w:color="auto" w:fill="auto"/>
          </w:tcPr>
          <w:p w14:paraId="17873251"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.38</w:t>
            </w:r>
          </w:p>
        </w:tc>
      </w:tr>
      <w:tr w:rsidR="00895A4A" w:rsidRPr="000A0F64" w14:paraId="76ABF6CC" w14:textId="77777777" w:rsidTr="003A22B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398AF548" w14:textId="77777777" w:rsidR="00895A4A" w:rsidRPr="000A0F64" w:rsidRDefault="00895A4A" w:rsidP="00DB38E5">
            <w:pPr>
              <w:rPr>
                <w:rFonts w:eastAsia="Tahoma" w:cs="Times New Roman"/>
                <w:bCs w:val="0"/>
              </w:rPr>
            </w:pPr>
          </w:p>
        </w:tc>
        <w:tc>
          <w:tcPr>
            <w:tcW w:w="0" w:type="auto"/>
          </w:tcPr>
          <w:p w14:paraId="22F09A0F"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Knowledge of values</w:t>
            </w:r>
          </w:p>
        </w:tc>
        <w:tc>
          <w:tcPr>
            <w:tcW w:w="0" w:type="auto"/>
            <w:vAlign w:val="center"/>
          </w:tcPr>
          <w:p w14:paraId="0352EF32" w14:textId="77777777" w:rsidR="00895A4A" w:rsidRPr="000A0F64" w:rsidRDefault="00895A4A" w:rsidP="00DB38E5">
            <w:pPr>
              <w:jc w:val="cente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16</w:t>
            </w:r>
          </w:p>
        </w:tc>
        <w:tc>
          <w:tcPr>
            <w:tcW w:w="0" w:type="auto"/>
          </w:tcPr>
          <w:p w14:paraId="1FAEF80E"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p>
        </w:tc>
        <w:tc>
          <w:tcPr>
            <w:tcW w:w="0" w:type="auto"/>
            <w:shd w:val="clear" w:color="auto" w:fill="auto"/>
          </w:tcPr>
          <w:p w14:paraId="166EEEFB"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.15</w:t>
            </w:r>
          </w:p>
        </w:tc>
        <w:tc>
          <w:tcPr>
            <w:tcW w:w="0" w:type="auto"/>
            <w:shd w:val="clear" w:color="auto" w:fill="auto"/>
          </w:tcPr>
          <w:p w14:paraId="38D2DF03"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.34</w:t>
            </w:r>
          </w:p>
        </w:tc>
        <w:tc>
          <w:tcPr>
            <w:tcW w:w="0" w:type="auto"/>
            <w:shd w:val="clear" w:color="auto" w:fill="auto"/>
          </w:tcPr>
          <w:p w14:paraId="0CC2490A"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.43</w:t>
            </w:r>
          </w:p>
        </w:tc>
        <w:tc>
          <w:tcPr>
            <w:tcW w:w="0" w:type="auto"/>
            <w:shd w:val="clear" w:color="auto" w:fill="auto"/>
          </w:tcPr>
          <w:p w14:paraId="1478BB09"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.28</w:t>
            </w:r>
          </w:p>
        </w:tc>
      </w:tr>
      <w:tr w:rsidR="00895A4A" w:rsidRPr="000A0F64" w14:paraId="14A25B74" w14:textId="77777777" w:rsidTr="003A22B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3E27E898" w14:textId="77777777" w:rsidR="00895A4A" w:rsidRPr="000A0F64" w:rsidRDefault="00895A4A" w:rsidP="00DB38E5">
            <w:pPr>
              <w:rPr>
                <w:rFonts w:eastAsia="Tahoma" w:cs="Times New Roman"/>
                <w:bCs w:val="0"/>
              </w:rPr>
            </w:pPr>
          </w:p>
        </w:tc>
        <w:tc>
          <w:tcPr>
            <w:tcW w:w="0" w:type="auto"/>
          </w:tcPr>
          <w:p w14:paraId="1C12EC0F"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Access to information</w:t>
            </w:r>
          </w:p>
        </w:tc>
        <w:tc>
          <w:tcPr>
            <w:tcW w:w="0" w:type="auto"/>
            <w:vAlign w:val="center"/>
          </w:tcPr>
          <w:p w14:paraId="1CF6B0F3" w14:textId="77777777" w:rsidR="00895A4A" w:rsidRPr="000A0F64" w:rsidRDefault="00895A4A" w:rsidP="00DB38E5">
            <w:pPr>
              <w:jc w:val="cente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17</w:t>
            </w:r>
          </w:p>
        </w:tc>
        <w:tc>
          <w:tcPr>
            <w:tcW w:w="0" w:type="auto"/>
          </w:tcPr>
          <w:p w14:paraId="3EEF2847"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p>
        </w:tc>
        <w:tc>
          <w:tcPr>
            <w:tcW w:w="0" w:type="auto"/>
            <w:shd w:val="clear" w:color="auto" w:fill="auto"/>
          </w:tcPr>
          <w:p w14:paraId="77E90900"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.53</w:t>
            </w:r>
          </w:p>
        </w:tc>
        <w:tc>
          <w:tcPr>
            <w:tcW w:w="0" w:type="auto"/>
            <w:shd w:val="clear" w:color="auto" w:fill="auto"/>
          </w:tcPr>
          <w:p w14:paraId="420B43B4"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.56</w:t>
            </w:r>
          </w:p>
        </w:tc>
        <w:tc>
          <w:tcPr>
            <w:tcW w:w="0" w:type="auto"/>
            <w:shd w:val="clear" w:color="auto" w:fill="auto"/>
          </w:tcPr>
          <w:p w14:paraId="45313039"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.33</w:t>
            </w:r>
          </w:p>
        </w:tc>
        <w:tc>
          <w:tcPr>
            <w:tcW w:w="0" w:type="auto"/>
            <w:shd w:val="clear" w:color="auto" w:fill="auto"/>
          </w:tcPr>
          <w:p w14:paraId="0B13E0C3"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.34</w:t>
            </w:r>
          </w:p>
        </w:tc>
      </w:tr>
      <w:tr w:rsidR="00895A4A" w:rsidRPr="000A0F64" w14:paraId="68F76E86" w14:textId="77777777" w:rsidTr="003A22B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14:paraId="339B36FA" w14:textId="77777777" w:rsidR="00895A4A" w:rsidRPr="000A0F64" w:rsidRDefault="00895A4A" w:rsidP="00DB38E5">
            <w:pPr>
              <w:rPr>
                <w:rFonts w:eastAsia="Tahoma" w:cs="Times New Roman"/>
                <w:bCs w:val="0"/>
              </w:rPr>
            </w:pPr>
            <w:r w:rsidRPr="000A0F64">
              <w:rPr>
                <w:rFonts w:eastAsia="Tahoma" w:cs="Times New Roman"/>
                <w:bCs w:val="0"/>
              </w:rPr>
              <w:t>Assets</w:t>
            </w:r>
          </w:p>
        </w:tc>
        <w:tc>
          <w:tcPr>
            <w:tcW w:w="0" w:type="auto"/>
            <w:vAlign w:val="center"/>
          </w:tcPr>
          <w:p w14:paraId="6498D362" w14:textId="77777777" w:rsidR="00895A4A" w:rsidRPr="000A0F64" w:rsidRDefault="00895A4A" w:rsidP="00DB38E5">
            <w:pPr>
              <w:jc w:val="center"/>
              <w:cnfStyle w:val="000000000000" w:firstRow="0" w:lastRow="0" w:firstColumn="0" w:lastColumn="0" w:oddVBand="0" w:evenVBand="0" w:oddHBand="0" w:evenHBand="0" w:firstRowFirstColumn="0" w:firstRowLastColumn="0" w:lastRowFirstColumn="0" w:lastRowLastColumn="0"/>
              <w:rPr>
                <w:rFonts w:eastAsia="Tahoma" w:cs="Times New Roman"/>
                <w:b/>
              </w:rPr>
            </w:pPr>
          </w:p>
        </w:tc>
        <w:tc>
          <w:tcPr>
            <w:tcW w:w="0" w:type="auto"/>
          </w:tcPr>
          <w:p w14:paraId="55F24A24"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AC</w:t>
            </w:r>
          </w:p>
        </w:tc>
        <w:tc>
          <w:tcPr>
            <w:tcW w:w="0" w:type="auto"/>
            <w:shd w:val="clear" w:color="auto" w:fill="auto"/>
          </w:tcPr>
          <w:p w14:paraId="4B13245D"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.14</w:t>
            </w:r>
          </w:p>
        </w:tc>
        <w:tc>
          <w:tcPr>
            <w:tcW w:w="0" w:type="auto"/>
            <w:shd w:val="clear" w:color="auto" w:fill="auto"/>
          </w:tcPr>
          <w:p w14:paraId="3866E318"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.18</w:t>
            </w:r>
          </w:p>
        </w:tc>
        <w:tc>
          <w:tcPr>
            <w:tcW w:w="0" w:type="auto"/>
            <w:shd w:val="clear" w:color="auto" w:fill="auto"/>
          </w:tcPr>
          <w:p w14:paraId="5E22EB5B"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.22</w:t>
            </w:r>
          </w:p>
        </w:tc>
        <w:tc>
          <w:tcPr>
            <w:tcW w:w="0" w:type="auto"/>
            <w:shd w:val="clear" w:color="auto" w:fill="auto"/>
          </w:tcPr>
          <w:p w14:paraId="7CABE184"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.20</w:t>
            </w:r>
          </w:p>
        </w:tc>
      </w:tr>
      <w:tr w:rsidR="00895A4A" w:rsidRPr="000A0F64" w14:paraId="3D15762B" w14:textId="77777777" w:rsidTr="003A22B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77580855" w14:textId="77777777" w:rsidR="00895A4A" w:rsidRPr="000A0F64" w:rsidRDefault="00895A4A" w:rsidP="00DB38E5">
            <w:pPr>
              <w:rPr>
                <w:rFonts w:eastAsia="Tahoma" w:cs="Times New Roman"/>
                <w:bCs w:val="0"/>
              </w:rPr>
            </w:pPr>
          </w:p>
        </w:tc>
        <w:tc>
          <w:tcPr>
            <w:tcW w:w="0" w:type="auto"/>
          </w:tcPr>
          <w:p w14:paraId="0744962D"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Material style of life</w:t>
            </w:r>
          </w:p>
        </w:tc>
        <w:tc>
          <w:tcPr>
            <w:tcW w:w="0" w:type="auto"/>
            <w:vAlign w:val="center"/>
          </w:tcPr>
          <w:p w14:paraId="6D41E209" w14:textId="77777777" w:rsidR="00895A4A" w:rsidRPr="000A0F64" w:rsidRDefault="00895A4A" w:rsidP="00DB38E5">
            <w:pPr>
              <w:jc w:val="cente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18</w:t>
            </w:r>
          </w:p>
        </w:tc>
        <w:tc>
          <w:tcPr>
            <w:tcW w:w="0" w:type="auto"/>
          </w:tcPr>
          <w:p w14:paraId="13895B20"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highlight w:val="yellow"/>
              </w:rPr>
            </w:pPr>
          </w:p>
        </w:tc>
        <w:tc>
          <w:tcPr>
            <w:tcW w:w="0" w:type="auto"/>
            <w:shd w:val="clear" w:color="auto" w:fill="auto"/>
          </w:tcPr>
          <w:p w14:paraId="177984D0"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.50</w:t>
            </w:r>
          </w:p>
        </w:tc>
        <w:tc>
          <w:tcPr>
            <w:tcW w:w="0" w:type="auto"/>
            <w:shd w:val="clear" w:color="auto" w:fill="auto"/>
          </w:tcPr>
          <w:p w14:paraId="2BE8DD28"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.26</w:t>
            </w:r>
          </w:p>
        </w:tc>
        <w:tc>
          <w:tcPr>
            <w:tcW w:w="0" w:type="auto"/>
            <w:shd w:val="clear" w:color="auto" w:fill="auto"/>
          </w:tcPr>
          <w:p w14:paraId="1F7906D9"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.28</w:t>
            </w:r>
          </w:p>
        </w:tc>
        <w:tc>
          <w:tcPr>
            <w:tcW w:w="0" w:type="auto"/>
            <w:shd w:val="clear" w:color="auto" w:fill="auto"/>
          </w:tcPr>
          <w:p w14:paraId="010878F8"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.33</w:t>
            </w:r>
          </w:p>
        </w:tc>
      </w:tr>
      <w:tr w:rsidR="00895A4A" w:rsidRPr="000A0F64" w14:paraId="6D93AA4F" w14:textId="77777777" w:rsidTr="003A22B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7B6332AD" w14:textId="77777777" w:rsidR="00895A4A" w:rsidRPr="000A0F64" w:rsidRDefault="00895A4A" w:rsidP="00DB38E5">
            <w:pPr>
              <w:rPr>
                <w:rFonts w:eastAsia="Tahoma" w:cs="Times New Roman"/>
                <w:bCs w:val="0"/>
              </w:rPr>
            </w:pPr>
          </w:p>
        </w:tc>
        <w:tc>
          <w:tcPr>
            <w:tcW w:w="0" w:type="auto"/>
          </w:tcPr>
          <w:p w14:paraId="279C0119"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Community infrastructures</w:t>
            </w:r>
          </w:p>
        </w:tc>
        <w:tc>
          <w:tcPr>
            <w:tcW w:w="0" w:type="auto"/>
            <w:vAlign w:val="center"/>
          </w:tcPr>
          <w:p w14:paraId="26E2E570" w14:textId="77777777" w:rsidR="00895A4A" w:rsidRPr="000A0F64" w:rsidRDefault="00895A4A" w:rsidP="00DB38E5">
            <w:pPr>
              <w:jc w:val="cente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19</w:t>
            </w:r>
          </w:p>
        </w:tc>
        <w:tc>
          <w:tcPr>
            <w:tcW w:w="0" w:type="auto"/>
          </w:tcPr>
          <w:p w14:paraId="6988CCDB"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p>
        </w:tc>
        <w:tc>
          <w:tcPr>
            <w:tcW w:w="0" w:type="auto"/>
            <w:shd w:val="clear" w:color="auto" w:fill="auto"/>
          </w:tcPr>
          <w:p w14:paraId="4027DF3A"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w:t>
            </w:r>
          </w:p>
        </w:tc>
        <w:tc>
          <w:tcPr>
            <w:tcW w:w="0" w:type="auto"/>
            <w:shd w:val="clear" w:color="auto" w:fill="auto"/>
          </w:tcPr>
          <w:p w14:paraId="54AB7C9A"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.32</w:t>
            </w:r>
          </w:p>
        </w:tc>
        <w:tc>
          <w:tcPr>
            <w:tcW w:w="0" w:type="auto"/>
            <w:shd w:val="clear" w:color="auto" w:fill="auto"/>
          </w:tcPr>
          <w:p w14:paraId="51D7F331"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.39</w:t>
            </w:r>
          </w:p>
        </w:tc>
        <w:tc>
          <w:tcPr>
            <w:tcW w:w="0" w:type="auto"/>
            <w:shd w:val="clear" w:color="auto" w:fill="auto"/>
          </w:tcPr>
          <w:p w14:paraId="64997112"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.43</w:t>
            </w:r>
          </w:p>
        </w:tc>
      </w:tr>
      <w:tr w:rsidR="00895A4A" w:rsidRPr="000A0F64" w14:paraId="21809E3F" w14:textId="77777777" w:rsidTr="003A22B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54F992AE" w14:textId="77777777" w:rsidR="00895A4A" w:rsidRPr="000A0F64" w:rsidRDefault="00895A4A" w:rsidP="00DB38E5">
            <w:pPr>
              <w:rPr>
                <w:rFonts w:eastAsia="Tahoma" w:cs="Times New Roman"/>
                <w:bCs w:val="0"/>
              </w:rPr>
            </w:pPr>
          </w:p>
        </w:tc>
        <w:tc>
          <w:tcPr>
            <w:tcW w:w="0" w:type="auto"/>
          </w:tcPr>
          <w:p w14:paraId="057D1254"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Access to credits</w:t>
            </w:r>
          </w:p>
        </w:tc>
        <w:tc>
          <w:tcPr>
            <w:tcW w:w="0" w:type="auto"/>
            <w:vAlign w:val="center"/>
          </w:tcPr>
          <w:p w14:paraId="2A34D052" w14:textId="77777777" w:rsidR="00895A4A" w:rsidRPr="000A0F64" w:rsidRDefault="00895A4A" w:rsidP="00DB38E5">
            <w:pPr>
              <w:jc w:val="cente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20</w:t>
            </w:r>
          </w:p>
        </w:tc>
        <w:tc>
          <w:tcPr>
            <w:tcW w:w="0" w:type="auto"/>
          </w:tcPr>
          <w:p w14:paraId="4728AF48"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p>
        </w:tc>
        <w:tc>
          <w:tcPr>
            <w:tcW w:w="0" w:type="auto"/>
            <w:shd w:val="clear" w:color="auto" w:fill="auto"/>
          </w:tcPr>
          <w:p w14:paraId="7ED940A8"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.50</w:t>
            </w:r>
          </w:p>
        </w:tc>
        <w:tc>
          <w:tcPr>
            <w:tcW w:w="0" w:type="auto"/>
            <w:shd w:val="clear" w:color="auto" w:fill="auto"/>
          </w:tcPr>
          <w:p w14:paraId="6F92759F"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.42</w:t>
            </w:r>
          </w:p>
        </w:tc>
        <w:tc>
          <w:tcPr>
            <w:tcW w:w="0" w:type="auto"/>
            <w:shd w:val="clear" w:color="auto" w:fill="auto"/>
          </w:tcPr>
          <w:p w14:paraId="60B75A0F"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.33</w:t>
            </w:r>
          </w:p>
        </w:tc>
        <w:tc>
          <w:tcPr>
            <w:tcW w:w="0" w:type="auto"/>
            <w:shd w:val="clear" w:color="auto" w:fill="auto"/>
          </w:tcPr>
          <w:p w14:paraId="7506D0AE"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.24</w:t>
            </w:r>
          </w:p>
        </w:tc>
      </w:tr>
      <w:tr w:rsidR="00895A4A" w:rsidRPr="000A0F64" w14:paraId="34C263E3" w14:textId="77777777" w:rsidTr="003A22B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14:paraId="5E439440" w14:textId="77777777" w:rsidR="00895A4A" w:rsidRPr="000A0F64" w:rsidRDefault="00895A4A" w:rsidP="00DB38E5">
            <w:pPr>
              <w:rPr>
                <w:rFonts w:eastAsia="Tahoma" w:cs="Times New Roman"/>
                <w:bCs w:val="0"/>
              </w:rPr>
            </w:pPr>
            <w:r w:rsidRPr="000A0F64">
              <w:rPr>
                <w:rFonts w:eastAsia="Tahoma" w:cs="Times New Roman"/>
                <w:bCs w:val="0"/>
              </w:rPr>
              <w:t>Flexibility</w:t>
            </w:r>
          </w:p>
        </w:tc>
        <w:tc>
          <w:tcPr>
            <w:tcW w:w="0" w:type="auto"/>
            <w:vAlign w:val="center"/>
          </w:tcPr>
          <w:p w14:paraId="619B5262" w14:textId="77777777" w:rsidR="00895A4A" w:rsidRPr="000A0F64" w:rsidRDefault="00895A4A" w:rsidP="00DB38E5">
            <w:pPr>
              <w:jc w:val="center"/>
              <w:cnfStyle w:val="000000000000" w:firstRow="0" w:lastRow="0" w:firstColumn="0" w:lastColumn="0" w:oddVBand="0" w:evenVBand="0" w:oddHBand="0" w:evenHBand="0" w:firstRowFirstColumn="0" w:firstRowLastColumn="0" w:lastRowFirstColumn="0" w:lastRowLastColumn="0"/>
              <w:rPr>
                <w:rFonts w:eastAsia="Tahoma" w:cs="Times New Roman"/>
                <w:b/>
              </w:rPr>
            </w:pPr>
          </w:p>
        </w:tc>
        <w:tc>
          <w:tcPr>
            <w:tcW w:w="0" w:type="auto"/>
          </w:tcPr>
          <w:p w14:paraId="1EB47277"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AC</w:t>
            </w:r>
          </w:p>
        </w:tc>
        <w:tc>
          <w:tcPr>
            <w:tcW w:w="0" w:type="auto"/>
            <w:shd w:val="clear" w:color="auto" w:fill="auto"/>
          </w:tcPr>
          <w:p w14:paraId="0B97F22F"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.31</w:t>
            </w:r>
          </w:p>
        </w:tc>
        <w:tc>
          <w:tcPr>
            <w:tcW w:w="0" w:type="auto"/>
            <w:shd w:val="clear" w:color="auto" w:fill="auto"/>
          </w:tcPr>
          <w:p w14:paraId="5F32BC54"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.33</w:t>
            </w:r>
          </w:p>
        </w:tc>
        <w:tc>
          <w:tcPr>
            <w:tcW w:w="0" w:type="auto"/>
            <w:shd w:val="clear" w:color="auto" w:fill="auto"/>
          </w:tcPr>
          <w:p w14:paraId="386FD8C1"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.20</w:t>
            </w:r>
          </w:p>
        </w:tc>
        <w:tc>
          <w:tcPr>
            <w:tcW w:w="0" w:type="auto"/>
            <w:shd w:val="clear" w:color="auto" w:fill="auto"/>
          </w:tcPr>
          <w:p w14:paraId="35DB2FB8"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.21</w:t>
            </w:r>
          </w:p>
        </w:tc>
      </w:tr>
      <w:tr w:rsidR="00895A4A" w:rsidRPr="000A0F64" w14:paraId="2C2240C0" w14:textId="77777777" w:rsidTr="003A22B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207EBE3A" w14:textId="77777777" w:rsidR="00895A4A" w:rsidRPr="000A0F64" w:rsidRDefault="00895A4A" w:rsidP="00DB38E5">
            <w:pPr>
              <w:rPr>
                <w:rFonts w:eastAsia="Tahoma" w:cs="Times New Roman"/>
                <w:bCs w:val="0"/>
              </w:rPr>
            </w:pPr>
          </w:p>
        </w:tc>
        <w:tc>
          <w:tcPr>
            <w:tcW w:w="0" w:type="auto"/>
          </w:tcPr>
          <w:p w14:paraId="39548AD7"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Livelihood multiplicity</w:t>
            </w:r>
          </w:p>
        </w:tc>
        <w:tc>
          <w:tcPr>
            <w:tcW w:w="0" w:type="auto"/>
            <w:vAlign w:val="center"/>
          </w:tcPr>
          <w:p w14:paraId="7B5F36CA" w14:textId="77777777" w:rsidR="00895A4A" w:rsidRPr="000A0F64" w:rsidRDefault="00895A4A" w:rsidP="00DB38E5">
            <w:pPr>
              <w:jc w:val="cente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21</w:t>
            </w:r>
          </w:p>
        </w:tc>
        <w:tc>
          <w:tcPr>
            <w:tcW w:w="0" w:type="auto"/>
          </w:tcPr>
          <w:p w14:paraId="0EC5D7AD"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p>
        </w:tc>
        <w:tc>
          <w:tcPr>
            <w:tcW w:w="0" w:type="auto"/>
            <w:shd w:val="clear" w:color="auto" w:fill="auto"/>
          </w:tcPr>
          <w:p w14:paraId="56EFB7BA"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.30</w:t>
            </w:r>
          </w:p>
        </w:tc>
        <w:tc>
          <w:tcPr>
            <w:tcW w:w="0" w:type="auto"/>
            <w:shd w:val="clear" w:color="auto" w:fill="auto"/>
          </w:tcPr>
          <w:p w14:paraId="45683708"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.16</w:t>
            </w:r>
          </w:p>
        </w:tc>
        <w:tc>
          <w:tcPr>
            <w:tcW w:w="0" w:type="auto"/>
            <w:shd w:val="clear" w:color="auto" w:fill="auto"/>
          </w:tcPr>
          <w:p w14:paraId="4A140D4A"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.34</w:t>
            </w:r>
          </w:p>
        </w:tc>
        <w:tc>
          <w:tcPr>
            <w:tcW w:w="0" w:type="auto"/>
            <w:shd w:val="clear" w:color="auto" w:fill="auto"/>
          </w:tcPr>
          <w:p w14:paraId="7E4EB27C"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.38</w:t>
            </w:r>
          </w:p>
        </w:tc>
      </w:tr>
      <w:tr w:rsidR="00895A4A" w:rsidRPr="000A0F64" w14:paraId="60FA666F" w14:textId="77777777" w:rsidTr="003A22B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391AC969" w14:textId="77777777" w:rsidR="00895A4A" w:rsidRPr="000A0F64" w:rsidRDefault="00895A4A" w:rsidP="00DB38E5">
            <w:pPr>
              <w:rPr>
                <w:rFonts w:eastAsia="Tahoma" w:cs="Times New Roman"/>
                <w:bCs w:val="0"/>
              </w:rPr>
            </w:pPr>
          </w:p>
        </w:tc>
        <w:tc>
          <w:tcPr>
            <w:tcW w:w="0" w:type="auto"/>
          </w:tcPr>
          <w:p w14:paraId="53AD9BCF"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Adapt to live without fishing</w:t>
            </w:r>
          </w:p>
        </w:tc>
        <w:tc>
          <w:tcPr>
            <w:tcW w:w="0" w:type="auto"/>
            <w:vAlign w:val="center"/>
          </w:tcPr>
          <w:p w14:paraId="463F25CC" w14:textId="77777777" w:rsidR="00895A4A" w:rsidRPr="000A0F64" w:rsidRDefault="00895A4A" w:rsidP="00DB38E5">
            <w:pPr>
              <w:jc w:val="cente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22</w:t>
            </w:r>
          </w:p>
        </w:tc>
        <w:tc>
          <w:tcPr>
            <w:tcW w:w="0" w:type="auto"/>
          </w:tcPr>
          <w:p w14:paraId="7F99D587"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p>
        </w:tc>
        <w:tc>
          <w:tcPr>
            <w:tcW w:w="0" w:type="auto"/>
            <w:shd w:val="clear" w:color="auto" w:fill="auto"/>
          </w:tcPr>
          <w:p w14:paraId="4BA194C1"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.36</w:t>
            </w:r>
          </w:p>
        </w:tc>
        <w:tc>
          <w:tcPr>
            <w:tcW w:w="0" w:type="auto"/>
            <w:shd w:val="clear" w:color="auto" w:fill="auto"/>
          </w:tcPr>
          <w:p w14:paraId="10D47B92"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.48</w:t>
            </w:r>
          </w:p>
        </w:tc>
        <w:tc>
          <w:tcPr>
            <w:tcW w:w="0" w:type="auto"/>
            <w:shd w:val="clear" w:color="auto" w:fill="auto"/>
          </w:tcPr>
          <w:p w14:paraId="42954025"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.18</w:t>
            </w:r>
          </w:p>
        </w:tc>
        <w:tc>
          <w:tcPr>
            <w:tcW w:w="0" w:type="auto"/>
            <w:shd w:val="clear" w:color="auto" w:fill="auto"/>
          </w:tcPr>
          <w:p w14:paraId="72CA9671"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.22</w:t>
            </w:r>
          </w:p>
        </w:tc>
      </w:tr>
      <w:tr w:rsidR="00895A4A" w:rsidRPr="000A0F64" w14:paraId="6B9818B9" w14:textId="77777777" w:rsidTr="003A22B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0138940F" w14:textId="77777777" w:rsidR="00895A4A" w:rsidRPr="000A0F64" w:rsidRDefault="00895A4A" w:rsidP="00DB38E5">
            <w:pPr>
              <w:rPr>
                <w:rFonts w:eastAsia="Tahoma" w:cs="Times New Roman"/>
                <w:bCs w:val="0"/>
              </w:rPr>
            </w:pPr>
          </w:p>
        </w:tc>
        <w:tc>
          <w:tcPr>
            <w:tcW w:w="0" w:type="auto"/>
          </w:tcPr>
          <w:p w14:paraId="7294ADDB"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Gears</w:t>
            </w:r>
          </w:p>
        </w:tc>
        <w:tc>
          <w:tcPr>
            <w:tcW w:w="0" w:type="auto"/>
            <w:vAlign w:val="center"/>
          </w:tcPr>
          <w:p w14:paraId="4CDEA36B" w14:textId="77777777" w:rsidR="00895A4A" w:rsidRPr="000A0F64" w:rsidRDefault="00895A4A" w:rsidP="00DB38E5">
            <w:pPr>
              <w:jc w:val="cente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23</w:t>
            </w:r>
          </w:p>
        </w:tc>
        <w:tc>
          <w:tcPr>
            <w:tcW w:w="0" w:type="auto"/>
          </w:tcPr>
          <w:p w14:paraId="143024CD"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p>
        </w:tc>
        <w:tc>
          <w:tcPr>
            <w:tcW w:w="0" w:type="auto"/>
            <w:shd w:val="clear" w:color="auto" w:fill="auto"/>
          </w:tcPr>
          <w:p w14:paraId="160099A7"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.16</w:t>
            </w:r>
          </w:p>
        </w:tc>
        <w:tc>
          <w:tcPr>
            <w:tcW w:w="0" w:type="auto"/>
            <w:shd w:val="clear" w:color="auto" w:fill="auto"/>
          </w:tcPr>
          <w:p w14:paraId="30135297"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.21</w:t>
            </w:r>
          </w:p>
        </w:tc>
        <w:tc>
          <w:tcPr>
            <w:tcW w:w="0" w:type="auto"/>
            <w:shd w:val="clear" w:color="auto" w:fill="auto"/>
          </w:tcPr>
          <w:p w14:paraId="70544A29"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.25</w:t>
            </w:r>
          </w:p>
        </w:tc>
        <w:tc>
          <w:tcPr>
            <w:tcW w:w="0" w:type="auto"/>
            <w:shd w:val="clear" w:color="auto" w:fill="auto"/>
          </w:tcPr>
          <w:p w14:paraId="6CAE08E5"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.21</w:t>
            </w:r>
          </w:p>
        </w:tc>
      </w:tr>
      <w:tr w:rsidR="00895A4A" w:rsidRPr="000A0F64" w14:paraId="6AB1A682" w14:textId="77777777" w:rsidTr="003A22B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44F961D3" w14:textId="77777777" w:rsidR="00895A4A" w:rsidRPr="000A0F64" w:rsidRDefault="00895A4A" w:rsidP="00DB38E5">
            <w:pPr>
              <w:rPr>
                <w:rFonts w:eastAsia="Tahoma" w:cs="Times New Roman"/>
                <w:bCs w:val="0"/>
              </w:rPr>
            </w:pPr>
          </w:p>
        </w:tc>
        <w:tc>
          <w:tcPr>
            <w:tcW w:w="0" w:type="auto"/>
          </w:tcPr>
          <w:p w14:paraId="2E2AB5CB"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Spatial mobility</w:t>
            </w:r>
          </w:p>
        </w:tc>
        <w:tc>
          <w:tcPr>
            <w:tcW w:w="0" w:type="auto"/>
            <w:vAlign w:val="center"/>
          </w:tcPr>
          <w:p w14:paraId="378CF3EE" w14:textId="77777777" w:rsidR="00895A4A" w:rsidRPr="000A0F64" w:rsidRDefault="00895A4A" w:rsidP="00DB38E5">
            <w:pPr>
              <w:jc w:val="cente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24</w:t>
            </w:r>
          </w:p>
        </w:tc>
        <w:tc>
          <w:tcPr>
            <w:tcW w:w="0" w:type="auto"/>
          </w:tcPr>
          <w:p w14:paraId="3576BA5E"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p>
        </w:tc>
        <w:tc>
          <w:tcPr>
            <w:tcW w:w="0" w:type="auto"/>
            <w:shd w:val="clear" w:color="auto" w:fill="auto"/>
          </w:tcPr>
          <w:p w14:paraId="26D877E0"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.10</w:t>
            </w:r>
          </w:p>
        </w:tc>
        <w:tc>
          <w:tcPr>
            <w:tcW w:w="0" w:type="auto"/>
            <w:shd w:val="clear" w:color="auto" w:fill="auto"/>
          </w:tcPr>
          <w:p w14:paraId="597B8A0A"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.14</w:t>
            </w:r>
          </w:p>
        </w:tc>
        <w:tc>
          <w:tcPr>
            <w:tcW w:w="0" w:type="auto"/>
            <w:shd w:val="clear" w:color="auto" w:fill="auto"/>
          </w:tcPr>
          <w:p w14:paraId="736B8E47"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.23</w:t>
            </w:r>
          </w:p>
        </w:tc>
        <w:tc>
          <w:tcPr>
            <w:tcW w:w="0" w:type="auto"/>
            <w:shd w:val="clear" w:color="auto" w:fill="auto"/>
          </w:tcPr>
          <w:p w14:paraId="003E222C"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.20</w:t>
            </w:r>
          </w:p>
        </w:tc>
      </w:tr>
      <w:tr w:rsidR="00895A4A" w:rsidRPr="000A0F64" w14:paraId="600CF254" w14:textId="77777777" w:rsidTr="003A22B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14:paraId="3C4DAFBB" w14:textId="77777777" w:rsidR="00895A4A" w:rsidRPr="000A0F64" w:rsidRDefault="00895A4A" w:rsidP="00DB38E5">
            <w:pPr>
              <w:rPr>
                <w:rFonts w:eastAsia="Tahoma" w:cs="Times New Roman"/>
                <w:bCs w:val="0"/>
              </w:rPr>
            </w:pPr>
            <w:r w:rsidRPr="000A0F64">
              <w:rPr>
                <w:rFonts w:eastAsia="Tahoma" w:cs="Times New Roman"/>
                <w:bCs w:val="0"/>
              </w:rPr>
              <w:t>Agency</w:t>
            </w:r>
          </w:p>
        </w:tc>
        <w:tc>
          <w:tcPr>
            <w:tcW w:w="0" w:type="auto"/>
            <w:vAlign w:val="center"/>
          </w:tcPr>
          <w:p w14:paraId="0B5B6D62" w14:textId="77777777" w:rsidR="00895A4A" w:rsidRPr="000A0F64" w:rsidRDefault="00895A4A" w:rsidP="00DB38E5">
            <w:pPr>
              <w:jc w:val="center"/>
              <w:cnfStyle w:val="000000000000" w:firstRow="0" w:lastRow="0" w:firstColumn="0" w:lastColumn="0" w:oddVBand="0" w:evenVBand="0" w:oddHBand="0" w:evenHBand="0" w:firstRowFirstColumn="0" w:firstRowLastColumn="0" w:lastRowFirstColumn="0" w:lastRowLastColumn="0"/>
              <w:rPr>
                <w:rFonts w:eastAsia="Tahoma" w:cs="Times New Roman"/>
                <w:b/>
              </w:rPr>
            </w:pPr>
          </w:p>
        </w:tc>
        <w:tc>
          <w:tcPr>
            <w:tcW w:w="0" w:type="auto"/>
          </w:tcPr>
          <w:p w14:paraId="4D7FF0EA"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AC</w:t>
            </w:r>
          </w:p>
        </w:tc>
        <w:tc>
          <w:tcPr>
            <w:tcW w:w="0" w:type="auto"/>
            <w:shd w:val="clear" w:color="auto" w:fill="auto"/>
          </w:tcPr>
          <w:p w14:paraId="404A1035"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.09</w:t>
            </w:r>
          </w:p>
        </w:tc>
        <w:tc>
          <w:tcPr>
            <w:tcW w:w="0" w:type="auto"/>
            <w:shd w:val="clear" w:color="auto" w:fill="auto"/>
          </w:tcPr>
          <w:p w14:paraId="745C9ADE"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.12</w:t>
            </w:r>
          </w:p>
        </w:tc>
        <w:tc>
          <w:tcPr>
            <w:tcW w:w="0" w:type="auto"/>
            <w:shd w:val="clear" w:color="auto" w:fill="auto"/>
          </w:tcPr>
          <w:p w14:paraId="1FAE19C8"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.15</w:t>
            </w:r>
          </w:p>
        </w:tc>
        <w:tc>
          <w:tcPr>
            <w:tcW w:w="0" w:type="auto"/>
            <w:shd w:val="clear" w:color="auto" w:fill="auto"/>
          </w:tcPr>
          <w:p w14:paraId="751FCD1E"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.15</w:t>
            </w:r>
          </w:p>
        </w:tc>
      </w:tr>
      <w:tr w:rsidR="00895A4A" w:rsidRPr="000A0F64" w14:paraId="39696368" w14:textId="77777777" w:rsidTr="003A22B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6BB97939" w14:textId="77777777" w:rsidR="00895A4A" w:rsidRPr="000A0F64" w:rsidRDefault="00895A4A" w:rsidP="00DB38E5">
            <w:pPr>
              <w:rPr>
                <w:rFonts w:eastAsia="Tahoma" w:cs="Times New Roman"/>
                <w:bCs w:val="0"/>
              </w:rPr>
            </w:pPr>
          </w:p>
        </w:tc>
        <w:tc>
          <w:tcPr>
            <w:tcW w:w="0" w:type="auto"/>
          </w:tcPr>
          <w:p w14:paraId="456C7173"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Perceived capacity to change</w:t>
            </w:r>
          </w:p>
        </w:tc>
        <w:tc>
          <w:tcPr>
            <w:tcW w:w="0" w:type="auto"/>
            <w:vAlign w:val="center"/>
          </w:tcPr>
          <w:p w14:paraId="6C49186C" w14:textId="77777777" w:rsidR="00895A4A" w:rsidRPr="000A0F64" w:rsidRDefault="00895A4A" w:rsidP="00DB38E5">
            <w:pPr>
              <w:jc w:val="cente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25</w:t>
            </w:r>
          </w:p>
        </w:tc>
        <w:tc>
          <w:tcPr>
            <w:tcW w:w="0" w:type="auto"/>
          </w:tcPr>
          <w:p w14:paraId="4B3AEAA9"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p>
        </w:tc>
        <w:tc>
          <w:tcPr>
            <w:tcW w:w="0" w:type="auto"/>
            <w:shd w:val="clear" w:color="auto" w:fill="auto"/>
          </w:tcPr>
          <w:p w14:paraId="2E491FF3"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.42</w:t>
            </w:r>
          </w:p>
        </w:tc>
        <w:tc>
          <w:tcPr>
            <w:tcW w:w="0" w:type="auto"/>
            <w:shd w:val="clear" w:color="auto" w:fill="auto"/>
          </w:tcPr>
          <w:p w14:paraId="465B7CDA"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.41</w:t>
            </w:r>
          </w:p>
        </w:tc>
        <w:tc>
          <w:tcPr>
            <w:tcW w:w="0" w:type="auto"/>
            <w:shd w:val="clear" w:color="auto" w:fill="auto"/>
          </w:tcPr>
          <w:p w14:paraId="3ED18D4A"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.30</w:t>
            </w:r>
          </w:p>
        </w:tc>
        <w:tc>
          <w:tcPr>
            <w:tcW w:w="0" w:type="auto"/>
            <w:shd w:val="clear" w:color="auto" w:fill="auto"/>
          </w:tcPr>
          <w:p w14:paraId="08261E69"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.36</w:t>
            </w:r>
          </w:p>
        </w:tc>
      </w:tr>
      <w:tr w:rsidR="00895A4A" w:rsidRPr="000A0F64" w14:paraId="41BA03AF" w14:textId="77777777" w:rsidTr="003A22B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1B176EA4" w14:textId="77777777" w:rsidR="00895A4A" w:rsidRPr="000A0F64" w:rsidRDefault="00895A4A" w:rsidP="00DB38E5">
            <w:pPr>
              <w:rPr>
                <w:rFonts w:eastAsia="Tahoma" w:cs="Times New Roman"/>
                <w:bCs w:val="0"/>
              </w:rPr>
            </w:pPr>
          </w:p>
        </w:tc>
        <w:tc>
          <w:tcPr>
            <w:tcW w:w="0" w:type="auto"/>
          </w:tcPr>
          <w:p w14:paraId="6CFC4598"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Recognition of causality</w:t>
            </w:r>
          </w:p>
        </w:tc>
        <w:tc>
          <w:tcPr>
            <w:tcW w:w="0" w:type="auto"/>
            <w:vAlign w:val="center"/>
          </w:tcPr>
          <w:p w14:paraId="2506C504" w14:textId="77777777" w:rsidR="00895A4A" w:rsidRPr="000A0F64" w:rsidRDefault="00895A4A" w:rsidP="00DB38E5">
            <w:pPr>
              <w:jc w:val="cente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26</w:t>
            </w:r>
          </w:p>
        </w:tc>
        <w:tc>
          <w:tcPr>
            <w:tcW w:w="0" w:type="auto"/>
          </w:tcPr>
          <w:p w14:paraId="0FC0FA68"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p>
        </w:tc>
        <w:tc>
          <w:tcPr>
            <w:tcW w:w="0" w:type="auto"/>
            <w:shd w:val="clear" w:color="auto" w:fill="auto"/>
          </w:tcPr>
          <w:p w14:paraId="795313FC"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.10</w:t>
            </w:r>
          </w:p>
        </w:tc>
        <w:tc>
          <w:tcPr>
            <w:tcW w:w="0" w:type="auto"/>
            <w:shd w:val="clear" w:color="auto" w:fill="auto"/>
          </w:tcPr>
          <w:p w14:paraId="0332B132"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.15</w:t>
            </w:r>
          </w:p>
        </w:tc>
        <w:tc>
          <w:tcPr>
            <w:tcW w:w="0" w:type="auto"/>
            <w:shd w:val="clear" w:color="auto" w:fill="auto"/>
          </w:tcPr>
          <w:p w14:paraId="4AC48E60"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.31</w:t>
            </w:r>
          </w:p>
        </w:tc>
        <w:tc>
          <w:tcPr>
            <w:tcW w:w="0" w:type="auto"/>
            <w:shd w:val="clear" w:color="auto" w:fill="auto"/>
          </w:tcPr>
          <w:p w14:paraId="7196D017"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.31</w:t>
            </w:r>
          </w:p>
        </w:tc>
      </w:tr>
      <w:tr w:rsidR="00895A4A" w:rsidRPr="000A0F64" w14:paraId="28DC8623" w14:textId="77777777" w:rsidTr="003A22B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182C17D5" w14:textId="77777777" w:rsidR="00895A4A" w:rsidRPr="000A0F64" w:rsidRDefault="00895A4A" w:rsidP="00DB38E5">
            <w:pPr>
              <w:rPr>
                <w:rFonts w:eastAsia="Tahoma" w:cs="Times New Roman"/>
                <w:bCs w:val="0"/>
              </w:rPr>
            </w:pPr>
          </w:p>
        </w:tc>
        <w:tc>
          <w:tcPr>
            <w:tcW w:w="0" w:type="auto"/>
          </w:tcPr>
          <w:p w14:paraId="6E9B1640"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Level of participation</w:t>
            </w:r>
          </w:p>
        </w:tc>
        <w:tc>
          <w:tcPr>
            <w:tcW w:w="0" w:type="auto"/>
            <w:vAlign w:val="center"/>
          </w:tcPr>
          <w:p w14:paraId="4EB18737" w14:textId="77777777" w:rsidR="00895A4A" w:rsidRPr="000A0F64" w:rsidRDefault="00895A4A" w:rsidP="00DB38E5">
            <w:pPr>
              <w:jc w:val="cente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27</w:t>
            </w:r>
          </w:p>
        </w:tc>
        <w:tc>
          <w:tcPr>
            <w:tcW w:w="0" w:type="auto"/>
          </w:tcPr>
          <w:p w14:paraId="0B9D2D76"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p>
        </w:tc>
        <w:tc>
          <w:tcPr>
            <w:tcW w:w="0" w:type="auto"/>
            <w:shd w:val="clear" w:color="auto" w:fill="auto"/>
          </w:tcPr>
          <w:p w14:paraId="27E5D199"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.45</w:t>
            </w:r>
          </w:p>
        </w:tc>
        <w:tc>
          <w:tcPr>
            <w:tcW w:w="0" w:type="auto"/>
            <w:shd w:val="clear" w:color="auto" w:fill="auto"/>
          </w:tcPr>
          <w:p w14:paraId="36A6AA3B"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.44</w:t>
            </w:r>
          </w:p>
        </w:tc>
        <w:tc>
          <w:tcPr>
            <w:tcW w:w="0" w:type="auto"/>
            <w:shd w:val="clear" w:color="auto" w:fill="auto"/>
          </w:tcPr>
          <w:p w14:paraId="32DD767F"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.40</w:t>
            </w:r>
          </w:p>
        </w:tc>
        <w:tc>
          <w:tcPr>
            <w:tcW w:w="0" w:type="auto"/>
            <w:shd w:val="clear" w:color="auto" w:fill="auto"/>
          </w:tcPr>
          <w:p w14:paraId="7517B08A"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.33</w:t>
            </w:r>
          </w:p>
        </w:tc>
      </w:tr>
      <w:tr w:rsidR="00895A4A" w:rsidRPr="000A0F64" w14:paraId="05B3CF2F" w14:textId="77777777" w:rsidTr="003A22B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14:paraId="2F12A4B0" w14:textId="77777777" w:rsidR="00895A4A" w:rsidRPr="000A0F64" w:rsidRDefault="00895A4A" w:rsidP="00DB38E5">
            <w:pPr>
              <w:rPr>
                <w:rFonts w:eastAsia="Tahoma" w:cs="Times New Roman"/>
                <w:bCs w:val="0"/>
              </w:rPr>
            </w:pPr>
            <w:r w:rsidRPr="000A0F64">
              <w:rPr>
                <w:rFonts w:eastAsia="Tahoma" w:cs="Times New Roman"/>
                <w:bCs w:val="0"/>
              </w:rPr>
              <w:t>Organization</w:t>
            </w:r>
          </w:p>
        </w:tc>
        <w:tc>
          <w:tcPr>
            <w:tcW w:w="0" w:type="auto"/>
            <w:vAlign w:val="center"/>
          </w:tcPr>
          <w:p w14:paraId="7944C1B6" w14:textId="77777777" w:rsidR="00895A4A" w:rsidRPr="000A0F64" w:rsidRDefault="00895A4A" w:rsidP="00DB38E5">
            <w:pPr>
              <w:jc w:val="center"/>
              <w:cnfStyle w:val="000000000000" w:firstRow="0" w:lastRow="0" w:firstColumn="0" w:lastColumn="0" w:oddVBand="0" w:evenVBand="0" w:oddHBand="0" w:evenHBand="0" w:firstRowFirstColumn="0" w:firstRowLastColumn="0" w:lastRowFirstColumn="0" w:lastRowLastColumn="0"/>
              <w:rPr>
                <w:rFonts w:eastAsia="Tahoma" w:cs="Times New Roman"/>
                <w:b/>
              </w:rPr>
            </w:pPr>
          </w:p>
        </w:tc>
        <w:tc>
          <w:tcPr>
            <w:tcW w:w="0" w:type="auto"/>
          </w:tcPr>
          <w:p w14:paraId="5DC851C9"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AC</w:t>
            </w:r>
          </w:p>
        </w:tc>
        <w:tc>
          <w:tcPr>
            <w:tcW w:w="0" w:type="auto"/>
            <w:shd w:val="clear" w:color="auto" w:fill="auto"/>
          </w:tcPr>
          <w:p w14:paraId="68F670CC"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.12</w:t>
            </w:r>
          </w:p>
        </w:tc>
        <w:tc>
          <w:tcPr>
            <w:tcW w:w="0" w:type="auto"/>
            <w:shd w:val="clear" w:color="auto" w:fill="auto"/>
          </w:tcPr>
          <w:p w14:paraId="515227B6"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.24</w:t>
            </w:r>
          </w:p>
        </w:tc>
        <w:tc>
          <w:tcPr>
            <w:tcW w:w="0" w:type="auto"/>
            <w:shd w:val="clear" w:color="auto" w:fill="auto"/>
          </w:tcPr>
          <w:p w14:paraId="57CA56A5"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.17</w:t>
            </w:r>
          </w:p>
        </w:tc>
        <w:tc>
          <w:tcPr>
            <w:tcW w:w="0" w:type="auto"/>
            <w:shd w:val="clear" w:color="auto" w:fill="auto"/>
          </w:tcPr>
          <w:p w14:paraId="086AD681"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.18</w:t>
            </w:r>
          </w:p>
        </w:tc>
      </w:tr>
      <w:tr w:rsidR="00895A4A" w:rsidRPr="000A0F64" w14:paraId="6897ECC5" w14:textId="77777777" w:rsidTr="003A22B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5E1FFA04" w14:textId="77777777" w:rsidR="00895A4A" w:rsidRPr="000A0F64" w:rsidRDefault="00895A4A" w:rsidP="00DB38E5">
            <w:pPr>
              <w:rPr>
                <w:rFonts w:eastAsia="Tahoma" w:cs="Times New Roman"/>
                <w:bCs w:val="0"/>
              </w:rPr>
            </w:pPr>
          </w:p>
        </w:tc>
        <w:tc>
          <w:tcPr>
            <w:tcW w:w="0" w:type="auto"/>
          </w:tcPr>
          <w:p w14:paraId="0BC75149"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Trust in organization</w:t>
            </w:r>
          </w:p>
        </w:tc>
        <w:tc>
          <w:tcPr>
            <w:tcW w:w="0" w:type="auto"/>
            <w:vAlign w:val="center"/>
          </w:tcPr>
          <w:p w14:paraId="78860B39" w14:textId="77777777" w:rsidR="00895A4A" w:rsidRPr="000A0F64" w:rsidRDefault="00895A4A" w:rsidP="00DB38E5">
            <w:pPr>
              <w:jc w:val="cente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28</w:t>
            </w:r>
          </w:p>
        </w:tc>
        <w:tc>
          <w:tcPr>
            <w:tcW w:w="0" w:type="auto"/>
          </w:tcPr>
          <w:p w14:paraId="49698244"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p>
        </w:tc>
        <w:tc>
          <w:tcPr>
            <w:tcW w:w="0" w:type="auto"/>
            <w:shd w:val="clear" w:color="auto" w:fill="auto"/>
          </w:tcPr>
          <w:p w14:paraId="6FB74E94"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.15</w:t>
            </w:r>
          </w:p>
        </w:tc>
        <w:tc>
          <w:tcPr>
            <w:tcW w:w="0" w:type="auto"/>
            <w:shd w:val="clear" w:color="auto" w:fill="auto"/>
          </w:tcPr>
          <w:p w14:paraId="664E88D6"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.45</w:t>
            </w:r>
          </w:p>
        </w:tc>
        <w:tc>
          <w:tcPr>
            <w:tcW w:w="0" w:type="auto"/>
            <w:shd w:val="clear" w:color="auto" w:fill="auto"/>
          </w:tcPr>
          <w:p w14:paraId="6DE46A5B"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.35</w:t>
            </w:r>
          </w:p>
        </w:tc>
        <w:tc>
          <w:tcPr>
            <w:tcW w:w="0" w:type="auto"/>
            <w:shd w:val="clear" w:color="auto" w:fill="auto"/>
          </w:tcPr>
          <w:p w14:paraId="6ED1257C"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.33</w:t>
            </w:r>
          </w:p>
        </w:tc>
      </w:tr>
      <w:tr w:rsidR="00895A4A" w:rsidRPr="000A0F64" w14:paraId="314395F5" w14:textId="77777777" w:rsidTr="003A22B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276342F8" w14:textId="77777777" w:rsidR="00895A4A" w:rsidRPr="000A0F64" w:rsidRDefault="00895A4A" w:rsidP="00DB38E5">
            <w:pPr>
              <w:rPr>
                <w:rFonts w:eastAsia="Tahoma" w:cs="Times New Roman"/>
                <w:bCs w:val="0"/>
              </w:rPr>
            </w:pPr>
          </w:p>
        </w:tc>
        <w:tc>
          <w:tcPr>
            <w:tcW w:w="0" w:type="auto"/>
          </w:tcPr>
          <w:p w14:paraId="260CF22C"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Community cohesion</w:t>
            </w:r>
          </w:p>
        </w:tc>
        <w:tc>
          <w:tcPr>
            <w:tcW w:w="0" w:type="auto"/>
            <w:vAlign w:val="center"/>
          </w:tcPr>
          <w:p w14:paraId="59B33FCD" w14:textId="77777777" w:rsidR="00895A4A" w:rsidRPr="000A0F64" w:rsidRDefault="00895A4A" w:rsidP="00DB38E5">
            <w:pPr>
              <w:jc w:val="cente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29</w:t>
            </w:r>
          </w:p>
        </w:tc>
        <w:tc>
          <w:tcPr>
            <w:tcW w:w="0" w:type="auto"/>
          </w:tcPr>
          <w:p w14:paraId="4CA36FB1"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p>
        </w:tc>
        <w:tc>
          <w:tcPr>
            <w:tcW w:w="0" w:type="auto"/>
            <w:shd w:val="clear" w:color="auto" w:fill="auto"/>
          </w:tcPr>
          <w:p w14:paraId="3500B96F"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.34</w:t>
            </w:r>
          </w:p>
        </w:tc>
        <w:tc>
          <w:tcPr>
            <w:tcW w:w="0" w:type="auto"/>
            <w:shd w:val="clear" w:color="auto" w:fill="auto"/>
          </w:tcPr>
          <w:p w14:paraId="77D6B2E2"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.22</w:t>
            </w:r>
          </w:p>
        </w:tc>
        <w:tc>
          <w:tcPr>
            <w:tcW w:w="0" w:type="auto"/>
            <w:shd w:val="clear" w:color="auto" w:fill="auto"/>
          </w:tcPr>
          <w:p w14:paraId="029986F6"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.40</w:t>
            </w:r>
          </w:p>
        </w:tc>
        <w:tc>
          <w:tcPr>
            <w:tcW w:w="0" w:type="auto"/>
            <w:shd w:val="clear" w:color="auto" w:fill="auto"/>
          </w:tcPr>
          <w:p w14:paraId="56DB2C69"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.34</w:t>
            </w:r>
          </w:p>
        </w:tc>
      </w:tr>
      <w:tr w:rsidR="00895A4A" w:rsidRPr="000A0F64" w14:paraId="5D8725DA" w14:textId="77777777" w:rsidTr="003A22B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tcPr>
          <w:p w14:paraId="08DCB25F" w14:textId="77777777" w:rsidR="00895A4A" w:rsidRPr="000A0F64" w:rsidRDefault="00895A4A" w:rsidP="00DB38E5">
            <w:pPr>
              <w:rPr>
                <w:rFonts w:eastAsia="Tahoma" w:cs="Times New Roman"/>
                <w:bCs w:val="0"/>
              </w:rPr>
            </w:pPr>
          </w:p>
        </w:tc>
        <w:tc>
          <w:tcPr>
            <w:tcW w:w="0" w:type="auto"/>
          </w:tcPr>
          <w:p w14:paraId="15B39C3D"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Linking social capital</w:t>
            </w:r>
          </w:p>
        </w:tc>
        <w:tc>
          <w:tcPr>
            <w:tcW w:w="0" w:type="auto"/>
            <w:vAlign w:val="center"/>
          </w:tcPr>
          <w:p w14:paraId="267D8CB4" w14:textId="77777777" w:rsidR="00895A4A" w:rsidRPr="000A0F64" w:rsidRDefault="00895A4A" w:rsidP="00DB38E5">
            <w:pPr>
              <w:jc w:val="center"/>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30</w:t>
            </w:r>
          </w:p>
        </w:tc>
        <w:tc>
          <w:tcPr>
            <w:tcW w:w="0" w:type="auto"/>
          </w:tcPr>
          <w:p w14:paraId="398BA63D" w14:textId="77777777" w:rsidR="00895A4A" w:rsidRPr="000A0F64" w:rsidRDefault="00895A4A" w:rsidP="00DB38E5">
            <w:pPr>
              <w:cnfStyle w:val="000000000000" w:firstRow="0" w:lastRow="0" w:firstColumn="0" w:lastColumn="0" w:oddVBand="0" w:evenVBand="0" w:oddHBand="0" w:evenHBand="0" w:firstRowFirstColumn="0" w:firstRowLastColumn="0" w:lastRowFirstColumn="0" w:lastRowLastColumn="0"/>
              <w:rPr>
                <w:rFonts w:eastAsia="Tahoma" w:cs="Times New Roman"/>
                <w:bCs/>
              </w:rPr>
            </w:pPr>
          </w:p>
        </w:tc>
        <w:tc>
          <w:tcPr>
            <w:tcW w:w="0" w:type="auto"/>
            <w:shd w:val="clear" w:color="auto" w:fill="auto"/>
          </w:tcPr>
          <w:p w14:paraId="3D754BA0"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.51</w:t>
            </w:r>
          </w:p>
        </w:tc>
        <w:tc>
          <w:tcPr>
            <w:tcW w:w="0" w:type="auto"/>
            <w:shd w:val="clear" w:color="auto" w:fill="auto"/>
          </w:tcPr>
          <w:p w14:paraId="57E30E51"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.33</w:t>
            </w:r>
          </w:p>
        </w:tc>
        <w:tc>
          <w:tcPr>
            <w:tcW w:w="0" w:type="auto"/>
            <w:shd w:val="clear" w:color="auto" w:fill="auto"/>
          </w:tcPr>
          <w:p w14:paraId="3CA9276C"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.25</w:t>
            </w:r>
          </w:p>
        </w:tc>
        <w:tc>
          <w:tcPr>
            <w:tcW w:w="0" w:type="auto"/>
            <w:shd w:val="clear" w:color="auto" w:fill="auto"/>
          </w:tcPr>
          <w:p w14:paraId="405A2696" w14:textId="77777777" w:rsidR="00895A4A" w:rsidRPr="000A0F64" w:rsidRDefault="00895A4A" w:rsidP="00DB38E5">
            <w:pPr>
              <w:jc w:val="right"/>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.33</w:t>
            </w:r>
          </w:p>
        </w:tc>
      </w:tr>
    </w:tbl>
    <w:p w14:paraId="24C40279" w14:textId="77777777" w:rsidR="00895A4A" w:rsidRPr="000A0F64" w:rsidRDefault="00895A4A" w:rsidP="003F2588">
      <w:p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eastAsia="Tahoma" w:cs="Times New Roman"/>
          <w:b/>
          <w:highlight w:val="yellow"/>
        </w:rPr>
      </w:pPr>
    </w:p>
    <w:p w14:paraId="17E2CD45" w14:textId="77777777" w:rsidR="007B2839" w:rsidRPr="000A0F64" w:rsidRDefault="007B2839" w:rsidP="003F2588">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highlight w:val="yellow"/>
        </w:rPr>
        <w:sectPr w:rsidR="007B2839" w:rsidRPr="000A0F64" w:rsidSect="006B38FE">
          <w:pgSz w:w="11906" w:h="16838"/>
          <w:pgMar w:top="1440" w:right="1440" w:bottom="1440" w:left="1440" w:header="708" w:footer="708" w:gutter="0"/>
          <w:lnNumType w:countBy="1" w:restart="continuous"/>
          <w:cols w:space="708"/>
          <w:docGrid w:linePitch="360"/>
        </w:sectPr>
      </w:pPr>
    </w:p>
    <w:tbl>
      <w:tblPr>
        <w:tblStyle w:val="ListTable6Colourful"/>
        <w:tblW w:w="4770" w:type="pct"/>
        <w:tblLook w:val="06A0" w:firstRow="1" w:lastRow="0" w:firstColumn="1" w:lastColumn="0" w:noHBand="1" w:noVBand="1"/>
      </w:tblPr>
      <w:tblGrid>
        <w:gridCol w:w="1522"/>
        <w:gridCol w:w="1863"/>
        <w:gridCol w:w="642"/>
        <w:gridCol w:w="642"/>
        <w:gridCol w:w="700"/>
        <w:gridCol w:w="703"/>
        <w:gridCol w:w="700"/>
        <w:gridCol w:w="703"/>
        <w:gridCol w:w="700"/>
        <w:gridCol w:w="714"/>
        <w:gridCol w:w="253"/>
        <w:gridCol w:w="700"/>
        <w:gridCol w:w="703"/>
        <w:gridCol w:w="700"/>
        <w:gridCol w:w="703"/>
        <w:gridCol w:w="700"/>
        <w:gridCol w:w="668"/>
      </w:tblGrid>
      <w:tr w:rsidR="00485A3A" w:rsidRPr="000A0F64" w14:paraId="16E7D6DA" w14:textId="77777777" w:rsidTr="00DB38E5">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571" w:type="pct"/>
            <w:vMerge w:val="restart"/>
            <w:noWrap/>
            <w:vAlign w:val="bottom"/>
          </w:tcPr>
          <w:p w14:paraId="1C8506ED" w14:textId="63520954" w:rsidR="00485A3A" w:rsidRPr="000A0F64" w:rsidRDefault="00485A3A" w:rsidP="00DB38E5">
            <w:pPr>
              <w:jc w:val="right"/>
              <w:rPr>
                <w:rFonts w:eastAsia="Times New Roman" w:cs="Times New Roman"/>
                <w:color w:val="000000"/>
                <w:lang w:val="en-AU"/>
              </w:rPr>
            </w:pPr>
            <w:r w:rsidRPr="000A0F64">
              <w:rPr>
                <w:rFonts w:eastAsia="Times New Roman" w:cs="Times New Roman"/>
                <w:color w:val="000000"/>
                <w:lang w:val="en-AU"/>
              </w:rPr>
              <w:lastRenderedPageBreak/>
              <w:t>Country</w:t>
            </w:r>
          </w:p>
        </w:tc>
        <w:tc>
          <w:tcPr>
            <w:tcW w:w="699" w:type="pct"/>
            <w:vMerge w:val="restart"/>
            <w:noWrap/>
            <w:vAlign w:val="bottom"/>
          </w:tcPr>
          <w:p w14:paraId="36677A8E" w14:textId="133275DE" w:rsidR="00485A3A" w:rsidRPr="000A0F64" w:rsidRDefault="00485A3A" w:rsidP="00DB38E5">
            <w:pPr>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Villages</w:t>
            </w:r>
          </w:p>
        </w:tc>
        <w:tc>
          <w:tcPr>
            <w:tcW w:w="241" w:type="pct"/>
            <w:vMerge w:val="restart"/>
            <w:noWrap/>
            <w:vAlign w:val="bottom"/>
          </w:tcPr>
          <w:p w14:paraId="3AD565DD" w14:textId="11C48A37" w:rsidR="00485A3A" w:rsidRPr="000A0F64" w:rsidRDefault="00485A3A" w:rsidP="00DB38E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SS</w:t>
            </w:r>
          </w:p>
        </w:tc>
        <w:tc>
          <w:tcPr>
            <w:tcW w:w="241" w:type="pct"/>
            <w:vMerge w:val="restart"/>
            <w:noWrap/>
            <w:vAlign w:val="bottom"/>
          </w:tcPr>
          <w:p w14:paraId="27B1A5AE" w14:textId="20163AFB" w:rsidR="00485A3A" w:rsidRPr="000A0F64" w:rsidRDefault="00485A3A" w:rsidP="00DB38E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AC</w:t>
            </w:r>
          </w:p>
        </w:tc>
        <w:tc>
          <w:tcPr>
            <w:tcW w:w="1584" w:type="pct"/>
            <w:gridSpan w:val="6"/>
            <w:tcBorders>
              <w:top w:val="single" w:sz="4" w:space="0" w:color="000000" w:themeColor="text1"/>
              <w:bottom w:val="single" w:sz="4" w:space="0" w:color="auto"/>
            </w:tcBorders>
            <w:noWrap/>
          </w:tcPr>
          <w:p w14:paraId="36701FE6" w14:textId="000F2001" w:rsidR="00485A3A" w:rsidRPr="000A0F64" w:rsidRDefault="00485A3A" w:rsidP="00DB38E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n-AU"/>
              </w:rPr>
            </w:pPr>
            <w:commentRangeStart w:id="240"/>
            <w:r w:rsidRPr="000A0F64">
              <w:rPr>
                <w:rFonts w:eastAsia="Times New Roman" w:cs="Times New Roman"/>
                <w:color w:val="000000"/>
                <w:lang w:val="en-AU"/>
              </w:rPr>
              <w:t>Hazard*Exposure</w:t>
            </w:r>
            <w:commentRangeEnd w:id="240"/>
            <w:r w:rsidR="00F75BDF" w:rsidRPr="000A0F64">
              <w:rPr>
                <w:rStyle w:val="CommentReference"/>
                <w:rFonts w:cs="Times New Roman"/>
                <w:b w:val="0"/>
                <w:bCs w:val="0"/>
                <w:color w:val="auto"/>
                <w:sz w:val="22"/>
                <w:szCs w:val="22"/>
              </w:rPr>
              <w:commentReference w:id="240"/>
            </w:r>
          </w:p>
        </w:tc>
        <w:tc>
          <w:tcPr>
            <w:tcW w:w="95" w:type="pct"/>
            <w:vMerge w:val="restart"/>
          </w:tcPr>
          <w:p w14:paraId="06848EDA" w14:textId="77777777" w:rsidR="00485A3A" w:rsidRPr="000A0F64" w:rsidRDefault="00485A3A" w:rsidP="00DB38E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1570" w:type="pct"/>
            <w:gridSpan w:val="6"/>
            <w:tcBorders>
              <w:top w:val="single" w:sz="4" w:space="0" w:color="000000" w:themeColor="text1"/>
              <w:bottom w:val="single" w:sz="4" w:space="0" w:color="auto"/>
            </w:tcBorders>
            <w:noWrap/>
          </w:tcPr>
          <w:p w14:paraId="21E2DA92" w14:textId="77D2B758" w:rsidR="00485A3A" w:rsidRPr="000A0F64" w:rsidRDefault="00485A3A" w:rsidP="00DB38E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Risk</w:t>
            </w:r>
          </w:p>
        </w:tc>
      </w:tr>
      <w:tr w:rsidR="00485A3A" w:rsidRPr="000A0F64" w14:paraId="18096F5F" w14:textId="77777777" w:rsidTr="00DB38E5">
        <w:trPr>
          <w:trHeight w:val="113"/>
        </w:trPr>
        <w:tc>
          <w:tcPr>
            <w:cnfStyle w:val="001000000000" w:firstRow="0" w:lastRow="0" w:firstColumn="1" w:lastColumn="0" w:oddVBand="0" w:evenVBand="0" w:oddHBand="0" w:evenHBand="0" w:firstRowFirstColumn="0" w:firstRowLastColumn="0" w:lastRowFirstColumn="0" w:lastRowLastColumn="0"/>
            <w:tcW w:w="571" w:type="pct"/>
            <w:vMerge/>
            <w:noWrap/>
          </w:tcPr>
          <w:p w14:paraId="1750138C" w14:textId="7A81DEEC" w:rsidR="00485A3A" w:rsidRPr="000A0F64" w:rsidRDefault="00485A3A" w:rsidP="00DB38E5">
            <w:pPr>
              <w:jc w:val="right"/>
              <w:rPr>
                <w:rFonts w:eastAsia="Times New Roman" w:cs="Times New Roman"/>
                <w:color w:val="000000"/>
                <w:lang w:val="en-AU"/>
              </w:rPr>
            </w:pPr>
          </w:p>
        </w:tc>
        <w:tc>
          <w:tcPr>
            <w:tcW w:w="699" w:type="pct"/>
            <w:vMerge/>
            <w:noWrap/>
          </w:tcPr>
          <w:p w14:paraId="760A9256" w14:textId="4739E5D2" w:rsidR="00485A3A" w:rsidRPr="000A0F64" w:rsidRDefault="00485A3A" w:rsidP="00DB38E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41" w:type="pct"/>
            <w:vMerge/>
            <w:noWrap/>
          </w:tcPr>
          <w:p w14:paraId="0E9CF218" w14:textId="11AF35CC"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41" w:type="pct"/>
            <w:vMerge/>
            <w:noWrap/>
          </w:tcPr>
          <w:p w14:paraId="36003825" w14:textId="0CCFEF26"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527" w:type="pct"/>
            <w:gridSpan w:val="2"/>
            <w:tcBorders>
              <w:top w:val="single" w:sz="4" w:space="0" w:color="auto"/>
              <w:bottom w:val="nil"/>
            </w:tcBorders>
            <w:noWrap/>
          </w:tcPr>
          <w:p w14:paraId="0076C54B" w14:textId="6F0A3BBD"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SSP1-2.6</w:t>
            </w:r>
          </w:p>
        </w:tc>
        <w:tc>
          <w:tcPr>
            <w:tcW w:w="527" w:type="pct"/>
            <w:gridSpan w:val="2"/>
            <w:tcBorders>
              <w:top w:val="single" w:sz="4" w:space="0" w:color="auto"/>
              <w:bottom w:val="nil"/>
            </w:tcBorders>
            <w:noWrap/>
          </w:tcPr>
          <w:p w14:paraId="07E48B1E" w14:textId="58683DFE"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SSP2-4.5</w:t>
            </w:r>
          </w:p>
        </w:tc>
        <w:tc>
          <w:tcPr>
            <w:tcW w:w="531" w:type="pct"/>
            <w:gridSpan w:val="2"/>
            <w:tcBorders>
              <w:top w:val="single" w:sz="4" w:space="0" w:color="auto"/>
              <w:bottom w:val="nil"/>
            </w:tcBorders>
            <w:noWrap/>
          </w:tcPr>
          <w:p w14:paraId="1FAE435C" w14:textId="2DFA9702"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SPP3-7.0</w:t>
            </w:r>
          </w:p>
        </w:tc>
        <w:tc>
          <w:tcPr>
            <w:tcW w:w="95" w:type="pct"/>
            <w:vMerge/>
          </w:tcPr>
          <w:p w14:paraId="7281D6AC"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527" w:type="pct"/>
            <w:gridSpan w:val="2"/>
            <w:tcBorders>
              <w:top w:val="single" w:sz="4" w:space="0" w:color="auto"/>
              <w:bottom w:val="nil"/>
            </w:tcBorders>
            <w:noWrap/>
          </w:tcPr>
          <w:p w14:paraId="69544FA2" w14:textId="63CAD516"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SSP1-2.6</w:t>
            </w:r>
          </w:p>
        </w:tc>
        <w:tc>
          <w:tcPr>
            <w:tcW w:w="527" w:type="pct"/>
            <w:gridSpan w:val="2"/>
            <w:tcBorders>
              <w:top w:val="single" w:sz="4" w:space="0" w:color="auto"/>
              <w:bottom w:val="nil"/>
            </w:tcBorders>
            <w:noWrap/>
          </w:tcPr>
          <w:p w14:paraId="6235C1EE" w14:textId="5FFC0EA6"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SSP2-4.5</w:t>
            </w:r>
          </w:p>
        </w:tc>
        <w:tc>
          <w:tcPr>
            <w:tcW w:w="517" w:type="pct"/>
            <w:gridSpan w:val="2"/>
            <w:tcBorders>
              <w:top w:val="single" w:sz="4" w:space="0" w:color="auto"/>
              <w:bottom w:val="nil"/>
            </w:tcBorders>
            <w:noWrap/>
          </w:tcPr>
          <w:p w14:paraId="7BA585C2" w14:textId="0A1EF079"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SSP3-7.0</w:t>
            </w:r>
          </w:p>
        </w:tc>
      </w:tr>
      <w:tr w:rsidR="00485A3A" w:rsidRPr="000A0F64" w14:paraId="0A9A5A8A" w14:textId="77777777" w:rsidTr="00DB38E5">
        <w:trPr>
          <w:trHeight w:val="113"/>
        </w:trPr>
        <w:tc>
          <w:tcPr>
            <w:cnfStyle w:val="001000000000" w:firstRow="0" w:lastRow="0" w:firstColumn="1" w:lastColumn="0" w:oddVBand="0" w:evenVBand="0" w:oddHBand="0" w:evenHBand="0" w:firstRowFirstColumn="0" w:firstRowLastColumn="0" w:lastRowFirstColumn="0" w:lastRowLastColumn="0"/>
            <w:tcW w:w="571" w:type="pct"/>
            <w:vMerge/>
            <w:tcBorders>
              <w:bottom w:val="single" w:sz="4" w:space="0" w:color="auto"/>
            </w:tcBorders>
            <w:noWrap/>
            <w:hideMark/>
          </w:tcPr>
          <w:p w14:paraId="7B395A97" w14:textId="0ADDF039" w:rsidR="00485A3A" w:rsidRPr="000A0F64" w:rsidRDefault="00485A3A" w:rsidP="00DB38E5">
            <w:pPr>
              <w:jc w:val="right"/>
              <w:rPr>
                <w:rFonts w:eastAsia="Times New Roman" w:cs="Times New Roman"/>
                <w:color w:val="000000"/>
                <w:lang w:val="en-AU"/>
              </w:rPr>
            </w:pPr>
          </w:p>
        </w:tc>
        <w:tc>
          <w:tcPr>
            <w:tcW w:w="699" w:type="pct"/>
            <w:vMerge/>
            <w:tcBorders>
              <w:bottom w:val="single" w:sz="4" w:space="0" w:color="auto"/>
            </w:tcBorders>
            <w:noWrap/>
            <w:hideMark/>
          </w:tcPr>
          <w:p w14:paraId="6255512F" w14:textId="6E484B18" w:rsidR="00485A3A" w:rsidRPr="000A0F64" w:rsidRDefault="00485A3A" w:rsidP="00DB38E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41" w:type="pct"/>
            <w:vMerge/>
            <w:tcBorders>
              <w:bottom w:val="single" w:sz="4" w:space="0" w:color="auto"/>
            </w:tcBorders>
            <w:noWrap/>
            <w:hideMark/>
          </w:tcPr>
          <w:p w14:paraId="7E185B80" w14:textId="30DE96BB"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41" w:type="pct"/>
            <w:vMerge/>
            <w:tcBorders>
              <w:bottom w:val="single" w:sz="4" w:space="0" w:color="auto"/>
            </w:tcBorders>
            <w:noWrap/>
            <w:hideMark/>
          </w:tcPr>
          <w:p w14:paraId="077B3F21" w14:textId="67279255"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tcBorders>
              <w:top w:val="nil"/>
              <w:bottom w:val="single" w:sz="4" w:space="0" w:color="auto"/>
            </w:tcBorders>
            <w:noWrap/>
            <w:hideMark/>
          </w:tcPr>
          <w:p w14:paraId="1E3191C2" w14:textId="5DA6C47C"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lang w:val="en-AU"/>
              </w:rPr>
            </w:pPr>
            <w:r w:rsidRPr="000A0F64">
              <w:rPr>
                <w:rFonts w:eastAsia="Times New Roman" w:cs="Times New Roman"/>
                <w:b/>
                <w:bCs/>
                <w:color w:val="000000"/>
                <w:lang w:val="en-AU"/>
              </w:rPr>
              <w:t>2050</w:t>
            </w:r>
          </w:p>
        </w:tc>
        <w:tc>
          <w:tcPr>
            <w:tcW w:w="263" w:type="pct"/>
            <w:tcBorders>
              <w:top w:val="nil"/>
              <w:bottom w:val="single" w:sz="4" w:space="0" w:color="auto"/>
            </w:tcBorders>
            <w:noWrap/>
            <w:hideMark/>
          </w:tcPr>
          <w:p w14:paraId="6EB17EDD" w14:textId="61CCA282"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lang w:val="en-AU"/>
              </w:rPr>
            </w:pPr>
            <w:r w:rsidRPr="000A0F64">
              <w:rPr>
                <w:rFonts w:eastAsia="Times New Roman" w:cs="Times New Roman"/>
                <w:b/>
                <w:bCs/>
                <w:color w:val="000000"/>
                <w:lang w:val="en-AU"/>
              </w:rPr>
              <w:t>2100</w:t>
            </w:r>
          </w:p>
        </w:tc>
        <w:tc>
          <w:tcPr>
            <w:tcW w:w="263" w:type="pct"/>
            <w:tcBorders>
              <w:top w:val="nil"/>
              <w:bottom w:val="single" w:sz="4" w:space="0" w:color="auto"/>
            </w:tcBorders>
            <w:noWrap/>
            <w:hideMark/>
          </w:tcPr>
          <w:p w14:paraId="2A5CD7C0" w14:textId="126670F9"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lang w:val="en-AU"/>
              </w:rPr>
            </w:pPr>
            <w:r w:rsidRPr="000A0F64">
              <w:rPr>
                <w:rFonts w:eastAsia="Times New Roman" w:cs="Times New Roman"/>
                <w:b/>
                <w:bCs/>
                <w:color w:val="000000"/>
                <w:lang w:val="en-AU"/>
              </w:rPr>
              <w:t>2050</w:t>
            </w:r>
          </w:p>
        </w:tc>
        <w:tc>
          <w:tcPr>
            <w:tcW w:w="263" w:type="pct"/>
            <w:tcBorders>
              <w:top w:val="nil"/>
              <w:bottom w:val="single" w:sz="4" w:space="0" w:color="auto"/>
            </w:tcBorders>
            <w:noWrap/>
            <w:hideMark/>
          </w:tcPr>
          <w:p w14:paraId="46CDB724" w14:textId="6443CEA9"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lang w:val="en-AU"/>
              </w:rPr>
            </w:pPr>
            <w:r w:rsidRPr="000A0F64">
              <w:rPr>
                <w:rFonts w:eastAsia="Times New Roman" w:cs="Times New Roman"/>
                <w:b/>
                <w:bCs/>
                <w:color w:val="000000"/>
                <w:lang w:val="en-AU"/>
              </w:rPr>
              <w:t>2100</w:t>
            </w:r>
          </w:p>
        </w:tc>
        <w:tc>
          <w:tcPr>
            <w:tcW w:w="263" w:type="pct"/>
            <w:tcBorders>
              <w:top w:val="nil"/>
              <w:bottom w:val="single" w:sz="4" w:space="0" w:color="auto"/>
            </w:tcBorders>
            <w:noWrap/>
            <w:hideMark/>
          </w:tcPr>
          <w:p w14:paraId="5CF7CA7A" w14:textId="170F3854"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lang w:val="en-AU"/>
              </w:rPr>
            </w:pPr>
            <w:r w:rsidRPr="000A0F64">
              <w:rPr>
                <w:rFonts w:eastAsia="Times New Roman" w:cs="Times New Roman"/>
                <w:b/>
                <w:bCs/>
                <w:color w:val="000000"/>
                <w:lang w:val="en-AU"/>
              </w:rPr>
              <w:t>2050</w:t>
            </w:r>
          </w:p>
        </w:tc>
        <w:tc>
          <w:tcPr>
            <w:tcW w:w="267" w:type="pct"/>
            <w:tcBorders>
              <w:top w:val="nil"/>
              <w:bottom w:val="single" w:sz="4" w:space="0" w:color="auto"/>
            </w:tcBorders>
            <w:noWrap/>
            <w:hideMark/>
          </w:tcPr>
          <w:p w14:paraId="291F8177" w14:textId="05295ADF"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lang w:val="en-AU"/>
              </w:rPr>
            </w:pPr>
            <w:r w:rsidRPr="000A0F64">
              <w:rPr>
                <w:rFonts w:eastAsia="Times New Roman" w:cs="Times New Roman"/>
                <w:b/>
                <w:bCs/>
                <w:color w:val="000000"/>
                <w:lang w:val="en-AU"/>
              </w:rPr>
              <w:t>2100</w:t>
            </w:r>
          </w:p>
        </w:tc>
        <w:tc>
          <w:tcPr>
            <w:tcW w:w="95" w:type="pct"/>
            <w:vMerge/>
            <w:tcBorders>
              <w:bottom w:val="single" w:sz="4" w:space="0" w:color="auto"/>
            </w:tcBorders>
          </w:tcPr>
          <w:p w14:paraId="24B8BAE5"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lang w:val="en-AU"/>
              </w:rPr>
            </w:pPr>
          </w:p>
        </w:tc>
        <w:tc>
          <w:tcPr>
            <w:tcW w:w="263" w:type="pct"/>
            <w:tcBorders>
              <w:top w:val="nil"/>
              <w:bottom w:val="single" w:sz="4" w:space="0" w:color="auto"/>
            </w:tcBorders>
            <w:noWrap/>
            <w:hideMark/>
          </w:tcPr>
          <w:p w14:paraId="38B66F39" w14:textId="7A157865"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lang w:val="en-AU"/>
              </w:rPr>
            </w:pPr>
            <w:r w:rsidRPr="000A0F64">
              <w:rPr>
                <w:rFonts w:eastAsia="Times New Roman" w:cs="Times New Roman"/>
                <w:b/>
                <w:bCs/>
                <w:color w:val="000000"/>
                <w:lang w:val="en-AU"/>
              </w:rPr>
              <w:t>2050</w:t>
            </w:r>
          </w:p>
        </w:tc>
        <w:tc>
          <w:tcPr>
            <w:tcW w:w="263" w:type="pct"/>
            <w:tcBorders>
              <w:top w:val="nil"/>
              <w:bottom w:val="single" w:sz="4" w:space="0" w:color="auto"/>
            </w:tcBorders>
            <w:noWrap/>
            <w:hideMark/>
          </w:tcPr>
          <w:p w14:paraId="49D5B200" w14:textId="6D87E62A"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lang w:val="en-AU"/>
              </w:rPr>
            </w:pPr>
            <w:r w:rsidRPr="000A0F64">
              <w:rPr>
                <w:rFonts w:eastAsia="Times New Roman" w:cs="Times New Roman"/>
                <w:b/>
                <w:bCs/>
                <w:color w:val="000000"/>
                <w:lang w:val="en-AU"/>
              </w:rPr>
              <w:t>2100</w:t>
            </w:r>
          </w:p>
        </w:tc>
        <w:tc>
          <w:tcPr>
            <w:tcW w:w="263" w:type="pct"/>
            <w:tcBorders>
              <w:top w:val="nil"/>
              <w:bottom w:val="single" w:sz="4" w:space="0" w:color="auto"/>
            </w:tcBorders>
            <w:noWrap/>
            <w:hideMark/>
          </w:tcPr>
          <w:p w14:paraId="261A911A" w14:textId="0AE23E3F"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lang w:val="en-AU"/>
              </w:rPr>
            </w:pPr>
            <w:r w:rsidRPr="000A0F64">
              <w:rPr>
                <w:rFonts w:eastAsia="Times New Roman" w:cs="Times New Roman"/>
                <w:b/>
                <w:bCs/>
                <w:color w:val="000000"/>
                <w:lang w:val="en-AU"/>
              </w:rPr>
              <w:t>2050</w:t>
            </w:r>
          </w:p>
        </w:tc>
        <w:tc>
          <w:tcPr>
            <w:tcW w:w="263" w:type="pct"/>
            <w:tcBorders>
              <w:top w:val="nil"/>
              <w:bottom w:val="single" w:sz="4" w:space="0" w:color="auto"/>
            </w:tcBorders>
            <w:noWrap/>
            <w:hideMark/>
          </w:tcPr>
          <w:p w14:paraId="643D69E2" w14:textId="3CA2D913"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lang w:val="en-AU"/>
              </w:rPr>
            </w:pPr>
            <w:r w:rsidRPr="000A0F64">
              <w:rPr>
                <w:rFonts w:eastAsia="Times New Roman" w:cs="Times New Roman"/>
                <w:b/>
                <w:bCs/>
                <w:color w:val="000000"/>
                <w:lang w:val="en-AU"/>
              </w:rPr>
              <w:t>2100</w:t>
            </w:r>
          </w:p>
        </w:tc>
        <w:tc>
          <w:tcPr>
            <w:tcW w:w="263" w:type="pct"/>
            <w:tcBorders>
              <w:top w:val="nil"/>
              <w:bottom w:val="single" w:sz="4" w:space="0" w:color="auto"/>
            </w:tcBorders>
            <w:noWrap/>
            <w:hideMark/>
          </w:tcPr>
          <w:p w14:paraId="23140255" w14:textId="49B874A3"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lang w:val="en-AU"/>
              </w:rPr>
            </w:pPr>
            <w:r w:rsidRPr="000A0F64">
              <w:rPr>
                <w:rFonts w:eastAsia="Times New Roman" w:cs="Times New Roman"/>
                <w:b/>
                <w:bCs/>
                <w:color w:val="000000"/>
                <w:lang w:val="en-AU"/>
              </w:rPr>
              <w:t>2050</w:t>
            </w:r>
          </w:p>
        </w:tc>
        <w:tc>
          <w:tcPr>
            <w:tcW w:w="254" w:type="pct"/>
            <w:tcBorders>
              <w:top w:val="nil"/>
              <w:bottom w:val="single" w:sz="4" w:space="0" w:color="auto"/>
            </w:tcBorders>
            <w:noWrap/>
            <w:hideMark/>
          </w:tcPr>
          <w:p w14:paraId="51AA3AB0" w14:textId="1780CDB1"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lang w:val="en-AU"/>
              </w:rPr>
            </w:pPr>
            <w:r w:rsidRPr="000A0F64">
              <w:rPr>
                <w:rFonts w:eastAsia="Times New Roman" w:cs="Times New Roman"/>
                <w:b/>
                <w:bCs/>
                <w:color w:val="000000"/>
                <w:lang w:val="en-AU"/>
              </w:rPr>
              <w:t>2100</w:t>
            </w:r>
          </w:p>
        </w:tc>
      </w:tr>
      <w:tr w:rsidR="00485A3A" w:rsidRPr="000A0F64" w14:paraId="7A9363A6" w14:textId="77777777" w:rsidTr="00DB38E5">
        <w:trPr>
          <w:trHeight w:val="113"/>
        </w:trPr>
        <w:tc>
          <w:tcPr>
            <w:cnfStyle w:val="001000000000" w:firstRow="0" w:lastRow="0" w:firstColumn="1" w:lastColumn="0" w:oddVBand="0" w:evenVBand="0" w:oddHBand="0" w:evenHBand="0" w:firstRowFirstColumn="0" w:firstRowLastColumn="0" w:lastRowFirstColumn="0" w:lastRowLastColumn="0"/>
            <w:tcW w:w="571" w:type="pct"/>
            <w:tcBorders>
              <w:top w:val="single" w:sz="4" w:space="0" w:color="auto"/>
            </w:tcBorders>
            <w:noWrap/>
            <w:hideMark/>
          </w:tcPr>
          <w:p w14:paraId="5E90297C" w14:textId="77777777" w:rsidR="00485A3A" w:rsidRPr="000A0F64" w:rsidRDefault="00485A3A" w:rsidP="00DB38E5">
            <w:pPr>
              <w:jc w:val="right"/>
              <w:rPr>
                <w:rFonts w:eastAsia="Times New Roman" w:cs="Times New Roman"/>
                <w:color w:val="000000"/>
                <w:lang w:val="en-AU"/>
              </w:rPr>
            </w:pPr>
            <w:r w:rsidRPr="000A0F64">
              <w:rPr>
                <w:rFonts w:eastAsia="Times New Roman" w:cs="Times New Roman"/>
                <w:color w:val="000000"/>
                <w:lang w:val="en-AU"/>
              </w:rPr>
              <w:t>Madagascar</w:t>
            </w:r>
          </w:p>
        </w:tc>
        <w:tc>
          <w:tcPr>
            <w:tcW w:w="699" w:type="pct"/>
            <w:tcBorders>
              <w:top w:val="single" w:sz="4" w:space="0" w:color="auto"/>
            </w:tcBorders>
            <w:noWrap/>
            <w:hideMark/>
          </w:tcPr>
          <w:p w14:paraId="5B947394" w14:textId="77777777" w:rsidR="00485A3A" w:rsidRPr="000A0F64" w:rsidRDefault="00485A3A" w:rsidP="00DB38E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roofErr w:type="spellStart"/>
            <w:r w:rsidRPr="000A0F64">
              <w:rPr>
                <w:rFonts w:eastAsia="Times New Roman" w:cs="Times New Roman"/>
                <w:color w:val="000000"/>
                <w:lang w:val="en-AU"/>
              </w:rPr>
              <w:t>Analanabe</w:t>
            </w:r>
            <w:proofErr w:type="spellEnd"/>
          </w:p>
        </w:tc>
        <w:tc>
          <w:tcPr>
            <w:tcW w:w="241" w:type="pct"/>
            <w:tcBorders>
              <w:top w:val="single" w:sz="4" w:space="0" w:color="auto"/>
            </w:tcBorders>
            <w:noWrap/>
            <w:hideMark/>
          </w:tcPr>
          <w:p w14:paraId="6922E66E" w14:textId="250FE41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0.50</w:t>
            </w:r>
          </w:p>
        </w:tc>
        <w:tc>
          <w:tcPr>
            <w:tcW w:w="241" w:type="pct"/>
            <w:tcBorders>
              <w:top w:val="single" w:sz="4" w:space="0" w:color="auto"/>
            </w:tcBorders>
            <w:noWrap/>
            <w:hideMark/>
          </w:tcPr>
          <w:p w14:paraId="7AEEF8DA"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0.48</w:t>
            </w:r>
          </w:p>
        </w:tc>
        <w:tc>
          <w:tcPr>
            <w:tcW w:w="263" w:type="pct"/>
            <w:tcBorders>
              <w:top w:val="single" w:sz="4" w:space="0" w:color="auto"/>
            </w:tcBorders>
            <w:noWrap/>
          </w:tcPr>
          <w:p w14:paraId="3CCDBCCE" w14:textId="4DD0D65F"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tcBorders>
              <w:top w:val="single" w:sz="4" w:space="0" w:color="auto"/>
            </w:tcBorders>
            <w:noWrap/>
          </w:tcPr>
          <w:p w14:paraId="3BD0FD2F" w14:textId="0346CA70"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tcBorders>
              <w:top w:val="single" w:sz="4" w:space="0" w:color="auto"/>
            </w:tcBorders>
            <w:noWrap/>
          </w:tcPr>
          <w:p w14:paraId="5B8DBF73" w14:textId="6B3C4C44"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tcBorders>
              <w:top w:val="single" w:sz="4" w:space="0" w:color="auto"/>
            </w:tcBorders>
            <w:noWrap/>
          </w:tcPr>
          <w:p w14:paraId="67F694A3" w14:textId="60530038"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tcBorders>
              <w:top w:val="single" w:sz="4" w:space="0" w:color="auto"/>
            </w:tcBorders>
            <w:noWrap/>
          </w:tcPr>
          <w:p w14:paraId="79B126B3" w14:textId="552DFD15"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7" w:type="pct"/>
            <w:tcBorders>
              <w:top w:val="single" w:sz="4" w:space="0" w:color="auto"/>
            </w:tcBorders>
            <w:noWrap/>
          </w:tcPr>
          <w:p w14:paraId="1C269A0A" w14:textId="546C2E03"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95" w:type="pct"/>
            <w:tcBorders>
              <w:top w:val="single" w:sz="4" w:space="0" w:color="auto"/>
            </w:tcBorders>
          </w:tcPr>
          <w:p w14:paraId="76B83B8B"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tcBorders>
              <w:top w:val="single" w:sz="4" w:space="0" w:color="auto"/>
            </w:tcBorders>
            <w:noWrap/>
          </w:tcPr>
          <w:p w14:paraId="0FF03299" w14:textId="34A5B70D"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tcBorders>
              <w:top w:val="single" w:sz="4" w:space="0" w:color="auto"/>
            </w:tcBorders>
            <w:noWrap/>
          </w:tcPr>
          <w:p w14:paraId="0CD1DD92" w14:textId="06B6FA1C"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tcBorders>
              <w:top w:val="single" w:sz="4" w:space="0" w:color="auto"/>
            </w:tcBorders>
            <w:noWrap/>
          </w:tcPr>
          <w:p w14:paraId="6A2DD02D" w14:textId="2EFBA35D"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tcBorders>
              <w:top w:val="single" w:sz="4" w:space="0" w:color="auto"/>
            </w:tcBorders>
            <w:noWrap/>
          </w:tcPr>
          <w:p w14:paraId="7A9839A4" w14:textId="4DE03FC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tcBorders>
              <w:top w:val="single" w:sz="4" w:space="0" w:color="auto"/>
            </w:tcBorders>
            <w:noWrap/>
          </w:tcPr>
          <w:p w14:paraId="3CE84CFA" w14:textId="1A58707E"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54" w:type="pct"/>
            <w:tcBorders>
              <w:top w:val="single" w:sz="4" w:space="0" w:color="auto"/>
            </w:tcBorders>
            <w:noWrap/>
          </w:tcPr>
          <w:p w14:paraId="36DDEB29" w14:textId="40305C79"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r>
      <w:tr w:rsidR="00485A3A" w:rsidRPr="000A0F64" w14:paraId="59A34784" w14:textId="77777777" w:rsidTr="00DB38E5">
        <w:trPr>
          <w:trHeight w:val="113"/>
        </w:trPr>
        <w:tc>
          <w:tcPr>
            <w:cnfStyle w:val="001000000000" w:firstRow="0" w:lastRow="0" w:firstColumn="1" w:lastColumn="0" w:oddVBand="0" w:evenVBand="0" w:oddHBand="0" w:evenHBand="0" w:firstRowFirstColumn="0" w:firstRowLastColumn="0" w:lastRowFirstColumn="0" w:lastRowLastColumn="0"/>
            <w:tcW w:w="571" w:type="pct"/>
            <w:noWrap/>
            <w:hideMark/>
          </w:tcPr>
          <w:p w14:paraId="0362DCC2" w14:textId="77777777" w:rsidR="00485A3A" w:rsidRPr="000A0F64" w:rsidRDefault="00485A3A" w:rsidP="00DB38E5">
            <w:pPr>
              <w:jc w:val="right"/>
              <w:rPr>
                <w:rFonts w:eastAsia="Times New Roman" w:cs="Times New Roman"/>
                <w:b w:val="0"/>
                <w:bCs w:val="0"/>
                <w:color w:val="000000"/>
                <w:lang w:val="en-AU"/>
              </w:rPr>
            </w:pPr>
            <w:r w:rsidRPr="000A0F64">
              <w:rPr>
                <w:rFonts w:eastAsia="Times New Roman" w:cs="Times New Roman"/>
                <w:b w:val="0"/>
                <w:bCs w:val="0"/>
                <w:color w:val="000000"/>
                <w:lang w:val="en-AU"/>
              </w:rPr>
              <w:t>Madagascar</w:t>
            </w:r>
          </w:p>
        </w:tc>
        <w:tc>
          <w:tcPr>
            <w:tcW w:w="699" w:type="pct"/>
            <w:noWrap/>
            <w:hideMark/>
          </w:tcPr>
          <w:p w14:paraId="02BB9EED" w14:textId="77777777" w:rsidR="00485A3A" w:rsidRPr="000A0F64" w:rsidRDefault="00485A3A" w:rsidP="00DB38E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roofErr w:type="spellStart"/>
            <w:r w:rsidRPr="000A0F64">
              <w:rPr>
                <w:rFonts w:eastAsia="Times New Roman" w:cs="Times New Roman"/>
                <w:color w:val="000000"/>
                <w:lang w:val="en-AU"/>
              </w:rPr>
              <w:t>Andranoboka</w:t>
            </w:r>
            <w:proofErr w:type="spellEnd"/>
          </w:p>
        </w:tc>
        <w:tc>
          <w:tcPr>
            <w:tcW w:w="241" w:type="pct"/>
            <w:noWrap/>
            <w:hideMark/>
          </w:tcPr>
          <w:p w14:paraId="72CC9029" w14:textId="4919523D"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0.57</w:t>
            </w:r>
          </w:p>
        </w:tc>
        <w:tc>
          <w:tcPr>
            <w:tcW w:w="241" w:type="pct"/>
            <w:noWrap/>
            <w:hideMark/>
          </w:tcPr>
          <w:p w14:paraId="2CC3593A"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0.45</w:t>
            </w:r>
          </w:p>
        </w:tc>
        <w:tc>
          <w:tcPr>
            <w:tcW w:w="263" w:type="pct"/>
            <w:noWrap/>
          </w:tcPr>
          <w:p w14:paraId="5D42D8DD" w14:textId="502CC05A"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68868B79" w14:textId="2648C14F"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0CA17E19" w14:textId="787B1E5D"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2A6F3018" w14:textId="2AFAF44E"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0694C63D" w14:textId="20990FAC"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7" w:type="pct"/>
            <w:noWrap/>
          </w:tcPr>
          <w:p w14:paraId="1485CA82" w14:textId="53E55920"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95" w:type="pct"/>
          </w:tcPr>
          <w:p w14:paraId="38C356EF"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6BB6A77A" w14:textId="50011091"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5943F3BF" w14:textId="006579DF"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1EEACD1E" w14:textId="0896130C"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30CBAC80" w14:textId="49E245A1"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10A5719C" w14:textId="69931039"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54" w:type="pct"/>
            <w:noWrap/>
          </w:tcPr>
          <w:p w14:paraId="36042F9C" w14:textId="5FBCD061"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r>
      <w:tr w:rsidR="00485A3A" w:rsidRPr="000A0F64" w14:paraId="337E875D" w14:textId="77777777" w:rsidTr="00DB38E5">
        <w:trPr>
          <w:trHeight w:val="113"/>
        </w:trPr>
        <w:tc>
          <w:tcPr>
            <w:cnfStyle w:val="001000000000" w:firstRow="0" w:lastRow="0" w:firstColumn="1" w:lastColumn="0" w:oddVBand="0" w:evenVBand="0" w:oddHBand="0" w:evenHBand="0" w:firstRowFirstColumn="0" w:firstRowLastColumn="0" w:lastRowFirstColumn="0" w:lastRowLastColumn="0"/>
            <w:tcW w:w="571" w:type="pct"/>
            <w:noWrap/>
            <w:hideMark/>
          </w:tcPr>
          <w:p w14:paraId="67FB769B" w14:textId="77777777" w:rsidR="00485A3A" w:rsidRPr="000A0F64" w:rsidRDefault="00485A3A" w:rsidP="00DB38E5">
            <w:pPr>
              <w:jc w:val="right"/>
              <w:rPr>
                <w:rFonts w:eastAsia="Times New Roman" w:cs="Times New Roman"/>
                <w:b w:val="0"/>
                <w:bCs w:val="0"/>
                <w:color w:val="000000"/>
                <w:lang w:val="en-AU"/>
              </w:rPr>
            </w:pPr>
            <w:r w:rsidRPr="000A0F64">
              <w:rPr>
                <w:rFonts w:eastAsia="Times New Roman" w:cs="Times New Roman"/>
                <w:b w:val="0"/>
                <w:bCs w:val="0"/>
                <w:color w:val="000000"/>
                <w:lang w:val="en-AU"/>
              </w:rPr>
              <w:t>Madagascar</w:t>
            </w:r>
          </w:p>
        </w:tc>
        <w:tc>
          <w:tcPr>
            <w:tcW w:w="699" w:type="pct"/>
            <w:noWrap/>
            <w:hideMark/>
          </w:tcPr>
          <w:p w14:paraId="3502087A" w14:textId="77777777" w:rsidR="00485A3A" w:rsidRPr="000A0F64" w:rsidRDefault="00485A3A" w:rsidP="00DB38E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roofErr w:type="spellStart"/>
            <w:r w:rsidRPr="000A0F64">
              <w:rPr>
                <w:rFonts w:eastAsia="Times New Roman" w:cs="Times New Roman"/>
                <w:color w:val="000000"/>
                <w:lang w:val="en-AU"/>
              </w:rPr>
              <w:t>Antafiatambalaka</w:t>
            </w:r>
            <w:proofErr w:type="spellEnd"/>
          </w:p>
        </w:tc>
        <w:tc>
          <w:tcPr>
            <w:tcW w:w="241" w:type="pct"/>
            <w:noWrap/>
            <w:hideMark/>
          </w:tcPr>
          <w:p w14:paraId="2A0C06F0" w14:textId="77A596A3"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0.53</w:t>
            </w:r>
          </w:p>
        </w:tc>
        <w:tc>
          <w:tcPr>
            <w:tcW w:w="241" w:type="pct"/>
            <w:noWrap/>
            <w:hideMark/>
          </w:tcPr>
          <w:p w14:paraId="2A72FE21"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0.48</w:t>
            </w:r>
          </w:p>
        </w:tc>
        <w:tc>
          <w:tcPr>
            <w:tcW w:w="263" w:type="pct"/>
            <w:noWrap/>
          </w:tcPr>
          <w:p w14:paraId="188C02C5" w14:textId="202AF2A0"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4E52FDAE" w14:textId="416D7B96"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60DAEC4D" w14:textId="134E6460"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49A83BFC" w14:textId="723917AE"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56120F9B" w14:textId="6F502F72"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7" w:type="pct"/>
            <w:noWrap/>
          </w:tcPr>
          <w:p w14:paraId="0DED9E14" w14:textId="05497D15"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95" w:type="pct"/>
          </w:tcPr>
          <w:p w14:paraId="255D0568"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6FD626E6" w14:textId="09A11FB1"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059F4A42" w14:textId="7545963A"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4AF06D77" w14:textId="7346916A"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04A43D82" w14:textId="03E7EB9D"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2BD85E73" w14:textId="184E0379"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54" w:type="pct"/>
            <w:noWrap/>
          </w:tcPr>
          <w:p w14:paraId="26AC1A6D" w14:textId="5FDC0F90"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r>
      <w:tr w:rsidR="00485A3A" w:rsidRPr="000A0F64" w14:paraId="4E76E9FC" w14:textId="77777777" w:rsidTr="00DB38E5">
        <w:trPr>
          <w:trHeight w:val="113"/>
        </w:trPr>
        <w:tc>
          <w:tcPr>
            <w:cnfStyle w:val="001000000000" w:firstRow="0" w:lastRow="0" w:firstColumn="1" w:lastColumn="0" w:oddVBand="0" w:evenVBand="0" w:oddHBand="0" w:evenHBand="0" w:firstRowFirstColumn="0" w:firstRowLastColumn="0" w:lastRowFirstColumn="0" w:lastRowLastColumn="0"/>
            <w:tcW w:w="571" w:type="pct"/>
            <w:noWrap/>
            <w:hideMark/>
          </w:tcPr>
          <w:p w14:paraId="181BC45E" w14:textId="77777777" w:rsidR="00485A3A" w:rsidRPr="000A0F64" w:rsidRDefault="00485A3A" w:rsidP="00DB38E5">
            <w:pPr>
              <w:jc w:val="right"/>
              <w:rPr>
                <w:rFonts w:eastAsia="Times New Roman" w:cs="Times New Roman"/>
                <w:b w:val="0"/>
                <w:bCs w:val="0"/>
                <w:color w:val="000000"/>
                <w:lang w:val="en-AU"/>
              </w:rPr>
            </w:pPr>
            <w:r w:rsidRPr="000A0F64">
              <w:rPr>
                <w:rFonts w:eastAsia="Times New Roman" w:cs="Times New Roman"/>
                <w:b w:val="0"/>
                <w:bCs w:val="0"/>
                <w:color w:val="000000"/>
                <w:lang w:val="en-AU"/>
              </w:rPr>
              <w:t>Madagascar</w:t>
            </w:r>
          </w:p>
        </w:tc>
        <w:tc>
          <w:tcPr>
            <w:tcW w:w="699" w:type="pct"/>
            <w:noWrap/>
            <w:hideMark/>
          </w:tcPr>
          <w:p w14:paraId="7C490BDB" w14:textId="77777777" w:rsidR="00485A3A" w:rsidRPr="000A0F64" w:rsidRDefault="00485A3A" w:rsidP="00DB38E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roofErr w:type="spellStart"/>
            <w:r w:rsidRPr="000A0F64">
              <w:rPr>
                <w:rFonts w:eastAsia="Times New Roman" w:cs="Times New Roman"/>
                <w:color w:val="000000"/>
                <w:lang w:val="en-AU"/>
              </w:rPr>
              <w:t>Besakoa</w:t>
            </w:r>
            <w:proofErr w:type="spellEnd"/>
          </w:p>
        </w:tc>
        <w:tc>
          <w:tcPr>
            <w:tcW w:w="241" w:type="pct"/>
            <w:noWrap/>
            <w:hideMark/>
          </w:tcPr>
          <w:p w14:paraId="1958DC3A" w14:textId="20F4B600"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0.56</w:t>
            </w:r>
          </w:p>
        </w:tc>
        <w:tc>
          <w:tcPr>
            <w:tcW w:w="241" w:type="pct"/>
            <w:noWrap/>
            <w:hideMark/>
          </w:tcPr>
          <w:p w14:paraId="010566BB"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0.47</w:t>
            </w:r>
          </w:p>
        </w:tc>
        <w:tc>
          <w:tcPr>
            <w:tcW w:w="263" w:type="pct"/>
            <w:noWrap/>
          </w:tcPr>
          <w:p w14:paraId="4742B640" w14:textId="03A3B8D3"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6556966E" w14:textId="772FE651"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45D5F5D1" w14:textId="71021015"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3C44366E" w14:textId="17D211D0"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1FE8FC32" w14:textId="26BC1082"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7" w:type="pct"/>
            <w:noWrap/>
          </w:tcPr>
          <w:p w14:paraId="481FC2A9" w14:textId="19ECA67F"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95" w:type="pct"/>
          </w:tcPr>
          <w:p w14:paraId="6A370ABC"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057BA597" w14:textId="711A52F0"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738C3D50" w14:textId="03550E82"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66190D63" w14:textId="78CD9EE1"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6A237B62" w14:textId="6D33D70A"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6E41586F" w14:textId="6F24ADFE"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54" w:type="pct"/>
            <w:noWrap/>
          </w:tcPr>
          <w:p w14:paraId="5BEA8180" w14:textId="2AAAA264"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r>
      <w:tr w:rsidR="00485A3A" w:rsidRPr="000A0F64" w14:paraId="0035CFB0" w14:textId="77777777" w:rsidTr="00DB38E5">
        <w:trPr>
          <w:trHeight w:val="113"/>
        </w:trPr>
        <w:tc>
          <w:tcPr>
            <w:cnfStyle w:val="001000000000" w:firstRow="0" w:lastRow="0" w:firstColumn="1" w:lastColumn="0" w:oddVBand="0" w:evenVBand="0" w:oddHBand="0" w:evenHBand="0" w:firstRowFirstColumn="0" w:firstRowLastColumn="0" w:lastRowFirstColumn="0" w:lastRowLastColumn="0"/>
            <w:tcW w:w="571" w:type="pct"/>
            <w:noWrap/>
            <w:hideMark/>
          </w:tcPr>
          <w:p w14:paraId="42FB4442" w14:textId="77777777" w:rsidR="00485A3A" w:rsidRPr="000A0F64" w:rsidRDefault="00485A3A" w:rsidP="00DB38E5">
            <w:pPr>
              <w:jc w:val="right"/>
              <w:rPr>
                <w:rFonts w:eastAsia="Times New Roman" w:cs="Times New Roman"/>
                <w:b w:val="0"/>
                <w:bCs w:val="0"/>
                <w:color w:val="000000"/>
                <w:lang w:val="en-AU"/>
              </w:rPr>
            </w:pPr>
            <w:r w:rsidRPr="000A0F64">
              <w:rPr>
                <w:rFonts w:eastAsia="Times New Roman" w:cs="Times New Roman"/>
                <w:b w:val="0"/>
                <w:bCs w:val="0"/>
                <w:color w:val="000000"/>
                <w:lang w:val="en-AU"/>
              </w:rPr>
              <w:t>Madagascar</w:t>
            </w:r>
          </w:p>
        </w:tc>
        <w:tc>
          <w:tcPr>
            <w:tcW w:w="699" w:type="pct"/>
            <w:noWrap/>
            <w:hideMark/>
          </w:tcPr>
          <w:p w14:paraId="3C767E67" w14:textId="77777777" w:rsidR="00485A3A" w:rsidRPr="000A0F64" w:rsidRDefault="00485A3A" w:rsidP="00DB38E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roofErr w:type="spellStart"/>
            <w:r w:rsidRPr="000A0F64">
              <w:rPr>
                <w:rFonts w:eastAsia="Times New Roman" w:cs="Times New Roman"/>
                <w:color w:val="000000"/>
                <w:lang w:val="en-AU"/>
              </w:rPr>
              <w:t>Lagnamena</w:t>
            </w:r>
            <w:proofErr w:type="spellEnd"/>
          </w:p>
        </w:tc>
        <w:tc>
          <w:tcPr>
            <w:tcW w:w="241" w:type="pct"/>
            <w:noWrap/>
            <w:hideMark/>
          </w:tcPr>
          <w:p w14:paraId="28DC1ADF" w14:textId="26BD9C43"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0.54</w:t>
            </w:r>
          </w:p>
        </w:tc>
        <w:tc>
          <w:tcPr>
            <w:tcW w:w="241" w:type="pct"/>
            <w:noWrap/>
            <w:hideMark/>
          </w:tcPr>
          <w:p w14:paraId="1EFFB49B"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0.46</w:t>
            </w:r>
          </w:p>
        </w:tc>
        <w:tc>
          <w:tcPr>
            <w:tcW w:w="263" w:type="pct"/>
            <w:noWrap/>
          </w:tcPr>
          <w:p w14:paraId="52C05EBF" w14:textId="6CE525EC"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38FFA752" w14:textId="13743A16"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42C2B7C6" w14:textId="221825F0"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43110F9B" w14:textId="64F83BB9"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00907DA3" w14:textId="03BC2C32"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7" w:type="pct"/>
            <w:noWrap/>
          </w:tcPr>
          <w:p w14:paraId="42307EE7" w14:textId="64A40762"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95" w:type="pct"/>
          </w:tcPr>
          <w:p w14:paraId="0FBABE44"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59812F98" w14:textId="0BF582B5"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4C0BD10E" w14:textId="3BC19171"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7C5FE312" w14:textId="11AD2DC5"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05971357" w14:textId="69BCF919"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0FCDB65E" w14:textId="120876A9"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54" w:type="pct"/>
            <w:noWrap/>
          </w:tcPr>
          <w:p w14:paraId="61D9EBBE" w14:textId="3AF632D2"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r>
      <w:tr w:rsidR="00485A3A" w:rsidRPr="000A0F64" w14:paraId="51328539" w14:textId="77777777" w:rsidTr="00DB38E5">
        <w:trPr>
          <w:trHeight w:val="113"/>
        </w:trPr>
        <w:tc>
          <w:tcPr>
            <w:cnfStyle w:val="001000000000" w:firstRow="0" w:lastRow="0" w:firstColumn="1" w:lastColumn="0" w:oddVBand="0" w:evenVBand="0" w:oddHBand="0" w:evenHBand="0" w:firstRowFirstColumn="0" w:firstRowLastColumn="0" w:lastRowFirstColumn="0" w:lastRowLastColumn="0"/>
            <w:tcW w:w="571" w:type="pct"/>
            <w:noWrap/>
            <w:hideMark/>
          </w:tcPr>
          <w:p w14:paraId="2B6D497D" w14:textId="77777777" w:rsidR="00485A3A" w:rsidRPr="000A0F64" w:rsidRDefault="00485A3A" w:rsidP="00DB38E5">
            <w:pPr>
              <w:jc w:val="right"/>
              <w:rPr>
                <w:rFonts w:eastAsia="Times New Roman" w:cs="Times New Roman"/>
                <w:b w:val="0"/>
                <w:bCs w:val="0"/>
                <w:color w:val="000000"/>
                <w:lang w:val="en-AU"/>
              </w:rPr>
            </w:pPr>
            <w:r w:rsidRPr="000A0F64">
              <w:rPr>
                <w:rFonts w:eastAsia="Times New Roman" w:cs="Times New Roman"/>
                <w:b w:val="0"/>
                <w:bCs w:val="0"/>
                <w:color w:val="000000"/>
                <w:lang w:val="en-AU"/>
              </w:rPr>
              <w:t>Madagascar</w:t>
            </w:r>
          </w:p>
        </w:tc>
        <w:tc>
          <w:tcPr>
            <w:tcW w:w="699" w:type="pct"/>
            <w:noWrap/>
            <w:hideMark/>
          </w:tcPr>
          <w:p w14:paraId="1AA8FCE2" w14:textId="77777777" w:rsidR="00485A3A" w:rsidRPr="000A0F64" w:rsidRDefault="00485A3A" w:rsidP="00DB38E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roofErr w:type="spellStart"/>
            <w:r w:rsidRPr="000A0F64">
              <w:rPr>
                <w:rFonts w:eastAsia="Times New Roman" w:cs="Times New Roman"/>
                <w:color w:val="000000"/>
                <w:lang w:val="en-AU"/>
              </w:rPr>
              <w:t>Maromanjo</w:t>
            </w:r>
            <w:proofErr w:type="spellEnd"/>
          </w:p>
        </w:tc>
        <w:tc>
          <w:tcPr>
            <w:tcW w:w="241" w:type="pct"/>
            <w:noWrap/>
            <w:hideMark/>
          </w:tcPr>
          <w:p w14:paraId="5FFA1C01" w14:textId="1DF2A3D1"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0.59</w:t>
            </w:r>
          </w:p>
        </w:tc>
        <w:tc>
          <w:tcPr>
            <w:tcW w:w="241" w:type="pct"/>
            <w:noWrap/>
            <w:hideMark/>
          </w:tcPr>
          <w:p w14:paraId="19112B28"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0.44</w:t>
            </w:r>
          </w:p>
        </w:tc>
        <w:tc>
          <w:tcPr>
            <w:tcW w:w="263" w:type="pct"/>
            <w:noWrap/>
          </w:tcPr>
          <w:p w14:paraId="42B15A60" w14:textId="0AD53DDB"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28E4DB3C" w14:textId="2BD44E86"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6EBB55C6" w14:textId="48B3912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23D689FD" w14:textId="6AEE07F1"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78786887" w14:textId="52498E89"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7" w:type="pct"/>
            <w:noWrap/>
          </w:tcPr>
          <w:p w14:paraId="3E4EF708" w14:textId="361B599C"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95" w:type="pct"/>
          </w:tcPr>
          <w:p w14:paraId="53CB253E"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7667CEA3" w14:textId="440CB22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076F302A" w14:textId="7630AA93"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4F9772EE" w14:textId="5C2AEF71"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0020ECBB" w14:textId="7698BA2B"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0A26745D" w14:textId="6D33C851"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54" w:type="pct"/>
            <w:noWrap/>
          </w:tcPr>
          <w:p w14:paraId="004AD0A2" w14:textId="2DECB6F6"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r>
      <w:tr w:rsidR="00485A3A" w:rsidRPr="000A0F64" w14:paraId="54569528" w14:textId="77777777" w:rsidTr="00DB38E5">
        <w:trPr>
          <w:trHeight w:val="113"/>
        </w:trPr>
        <w:tc>
          <w:tcPr>
            <w:cnfStyle w:val="001000000000" w:firstRow="0" w:lastRow="0" w:firstColumn="1" w:lastColumn="0" w:oddVBand="0" w:evenVBand="0" w:oddHBand="0" w:evenHBand="0" w:firstRowFirstColumn="0" w:firstRowLastColumn="0" w:lastRowFirstColumn="0" w:lastRowLastColumn="0"/>
            <w:tcW w:w="571" w:type="pct"/>
            <w:noWrap/>
            <w:hideMark/>
          </w:tcPr>
          <w:p w14:paraId="1A2DB700" w14:textId="77777777" w:rsidR="00485A3A" w:rsidRPr="000A0F64" w:rsidRDefault="00485A3A" w:rsidP="00DB38E5">
            <w:pPr>
              <w:jc w:val="right"/>
              <w:rPr>
                <w:rFonts w:eastAsia="Times New Roman" w:cs="Times New Roman"/>
                <w:b w:val="0"/>
                <w:bCs w:val="0"/>
                <w:color w:val="000000"/>
                <w:lang w:val="en-AU"/>
              </w:rPr>
            </w:pPr>
            <w:r w:rsidRPr="000A0F64">
              <w:rPr>
                <w:rFonts w:eastAsia="Times New Roman" w:cs="Times New Roman"/>
                <w:b w:val="0"/>
                <w:bCs w:val="0"/>
                <w:color w:val="000000"/>
                <w:lang w:val="en-AU"/>
              </w:rPr>
              <w:t>Madagascar</w:t>
            </w:r>
          </w:p>
        </w:tc>
        <w:tc>
          <w:tcPr>
            <w:tcW w:w="699" w:type="pct"/>
            <w:noWrap/>
            <w:hideMark/>
          </w:tcPr>
          <w:p w14:paraId="66D24D6B" w14:textId="77777777" w:rsidR="00485A3A" w:rsidRPr="000A0F64" w:rsidRDefault="00485A3A" w:rsidP="00DB38E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roofErr w:type="spellStart"/>
            <w:r w:rsidRPr="000A0F64">
              <w:rPr>
                <w:rFonts w:eastAsia="Times New Roman" w:cs="Times New Roman"/>
                <w:color w:val="000000"/>
                <w:lang w:val="en-AU"/>
              </w:rPr>
              <w:t>Tsinjoarivo</w:t>
            </w:r>
            <w:proofErr w:type="spellEnd"/>
          </w:p>
        </w:tc>
        <w:tc>
          <w:tcPr>
            <w:tcW w:w="241" w:type="pct"/>
            <w:noWrap/>
            <w:hideMark/>
          </w:tcPr>
          <w:p w14:paraId="2CF0FA95" w14:textId="45C52C2F"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0.56</w:t>
            </w:r>
          </w:p>
        </w:tc>
        <w:tc>
          <w:tcPr>
            <w:tcW w:w="241" w:type="pct"/>
            <w:noWrap/>
            <w:hideMark/>
          </w:tcPr>
          <w:p w14:paraId="33C9F182"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0.41</w:t>
            </w:r>
          </w:p>
        </w:tc>
        <w:tc>
          <w:tcPr>
            <w:tcW w:w="263" w:type="pct"/>
            <w:noWrap/>
          </w:tcPr>
          <w:p w14:paraId="6542D7B9" w14:textId="7EB1F619"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505AC9B2" w14:textId="698DC456"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45F8844F" w14:textId="5F44B2D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69F8B1F3" w14:textId="13FCAB4F"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04CF9CA9" w14:textId="24EC3010"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7" w:type="pct"/>
            <w:noWrap/>
          </w:tcPr>
          <w:p w14:paraId="2BB9A9A8" w14:textId="04A0B92A"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95" w:type="pct"/>
          </w:tcPr>
          <w:p w14:paraId="1BD31C83"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0CAE5698" w14:textId="4D34FB7D"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173CC06A" w14:textId="2EF6CD76"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10AE6905" w14:textId="4437E270"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0DFF9560" w14:textId="39F6982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21122BF7" w14:textId="2C9DBA08"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54" w:type="pct"/>
            <w:noWrap/>
          </w:tcPr>
          <w:p w14:paraId="512D5D06" w14:textId="31B29F80"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r>
      <w:tr w:rsidR="00485A3A" w:rsidRPr="000A0F64" w14:paraId="7300BE81" w14:textId="77777777" w:rsidTr="00DB38E5">
        <w:trPr>
          <w:trHeight w:val="113"/>
        </w:trPr>
        <w:tc>
          <w:tcPr>
            <w:cnfStyle w:val="001000000000" w:firstRow="0" w:lastRow="0" w:firstColumn="1" w:lastColumn="0" w:oddVBand="0" w:evenVBand="0" w:oddHBand="0" w:evenHBand="0" w:firstRowFirstColumn="0" w:firstRowLastColumn="0" w:lastRowFirstColumn="0" w:lastRowLastColumn="0"/>
            <w:tcW w:w="571" w:type="pct"/>
            <w:noWrap/>
            <w:hideMark/>
          </w:tcPr>
          <w:p w14:paraId="18A5018A" w14:textId="77777777" w:rsidR="00485A3A" w:rsidRPr="000A0F64" w:rsidRDefault="00485A3A" w:rsidP="00DB38E5">
            <w:pPr>
              <w:jc w:val="right"/>
              <w:rPr>
                <w:rFonts w:eastAsia="Times New Roman" w:cs="Times New Roman"/>
                <w:b w:val="0"/>
                <w:bCs w:val="0"/>
                <w:color w:val="000000"/>
                <w:lang w:val="en-AU"/>
              </w:rPr>
            </w:pPr>
            <w:r w:rsidRPr="000A0F64">
              <w:rPr>
                <w:rFonts w:eastAsia="Times New Roman" w:cs="Times New Roman"/>
                <w:b w:val="0"/>
                <w:bCs w:val="0"/>
                <w:color w:val="000000"/>
                <w:lang w:val="en-AU"/>
              </w:rPr>
              <w:t>Mozambique</w:t>
            </w:r>
          </w:p>
        </w:tc>
        <w:tc>
          <w:tcPr>
            <w:tcW w:w="699" w:type="pct"/>
            <w:noWrap/>
            <w:hideMark/>
          </w:tcPr>
          <w:p w14:paraId="0D38D517" w14:textId="77777777" w:rsidR="00485A3A" w:rsidRPr="000A0F64" w:rsidRDefault="00485A3A" w:rsidP="00DB38E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roofErr w:type="spellStart"/>
            <w:r w:rsidRPr="000A0F64">
              <w:rPr>
                <w:rFonts w:eastAsia="Times New Roman" w:cs="Times New Roman"/>
                <w:color w:val="000000"/>
                <w:lang w:val="en-AU"/>
              </w:rPr>
              <w:t>Cumbane</w:t>
            </w:r>
            <w:proofErr w:type="spellEnd"/>
          </w:p>
        </w:tc>
        <w:tc>
          <w:tcPr>
            <w:tcW w:w="241" w:type="pct"/>
            <w:noWrap/>
            <w:hideMark/>
          </w:tcPr>
          <w:p w14:paraId="5853918B" w14:textId="13E91E80"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0.47</w:t>
            </w:r>
          </w:p>
        </w:tc>
        <w:tc>
          <w:tcPr>
            <w:tcW w:w="241" w:type="pct"/>
            <w:noWrap/>
            <w:hideMark/>
          </w:tcPr>
          <w:p w14:paraId="1903788F"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0.42</w:t>
            </w:r>
          </w:p>
        </w:tc>
        <w:tc>
          <w:tcPr>
            <w:tcW w:w="263" w:type="pct"/>
            <w:noWrap/>
          </w:tcPr>
          <w:p w14:paraId="3534D17A" w14:textId="5971298C"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465512C1" w14:textId="4972F015"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48BD635C" w14:textId="4E4F0B5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249993D2" w14:textId="2D41BF2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32C89923" w14:textId="529EB2E4"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7" w:type="pct"/>
            <w:noWrap/>
          </w:tcPr>
          <w:p w14:paraId="54A78FE2" w14:textId="7CF4B3B2"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95" w:type="pct"/>
          </w:tcPr>
          <w:p w14:paraId="5B1E37BE"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3B47A579" w14:textId="580CC52A"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46A3DAAA" w14:textId="7C796461"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17087F15" w14:textId="77185B74"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3BFFFB81" w14:textId="614A36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66606A83" w14:textId="52A00E1C"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54" w:type="pct"/>
            <w:noWrap/>
          </w:tcPr>
          <w:p w14:paraId="1BE31DF3" w14:textId="0C3B1BA4"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r>
      <w:tr w:rsidR="00485A3A" w:rsidRPr="000A0F64" w14:paraId="59D7F7A8" w14:textId="77777777" w:rsidTr="00DB38E5">
        <w:trPr>
          <w:trHeight w:val="113"/>
        </w:trPr>
        <w:tc>
          <w:tcPr>
            <w:cnfStyle w:val="001000000000" w:firstRow="0" w:lastRow="0" w:firstColumn="1" w:lastColumn="0" w:oddVBand="0" w:evenVBand="0" w:oddHBand="0" w:evenHBand="0" w:firstRowFirstColumn="0" w:firstRowLastColumn="0" w:lastRowFirstColumn="0" w:lastRowLastColumn="0"/>
            <w:tcW w:w="571" w:type="pct"/>
            <w:noWrap/>
            <w:hideMark/>
          </w:tcPr>
          <w:p w14:paraId="7E9942C9" w14:textId="77777777" w:rsidR="00485A3A" w:rsidRPr="000A0F64" w:rsidRDefault="00485A3A" w:rsidP="00DB38E5">
            <w:pPr>
              <w:jc w:val="right"/>
              <w:rPr>
                <w:rFonts w:eastAsia="Times New Roman" w:cs="Times New Roman"/>
                <w:b w:val="0"/>
                <w:bCs w:val="0"/>
                <w:color w:val="000000"/>
                <w:lang w:val="en-AU"/>
              </w:rPr>
            </w:pPr>
            <w:r w:rsidRPr="000A0F64">
              <w:rPr>
                <w:rFonts w:eastAsia="Times New Roman" w:cs="Times New Roman"/>
                <w:b w:val="0"/>
                <w:bCs w:val="0"/>
                <w:color w:val="000000"/>
                <w:lang w:val="en-AU"/>
              </w:rPr>
              <w:t>Mozambique</w:t>
            </w:r>
          </w:p>
        </w:tc>
        <w:tc>
          <w:tcPr>
            <w:tcW w:w="699" w:type="pct"/>
            <w:noWrap/>
            <w:hideMark/>
          </w:tcPr>
          <w:p w14:paraId="58A416D3" w14:textId="77777777" w:rsidR="00485A3A" w:rsidRPr="000A0F64" w:rsidRDefault="00485A3A" w:rsidP="00DB38E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roofErr w:type="spellStart"/>
            <w:r w:rsidRPr="000A0F64">
              <w:rPr>
                <w:rFonts w:eastAsia="Times New Roman" w:cs="Times New Roman"/>
                <w:color w:val="000000"/>
                <w:lang w:val="en-AU"/>
              </w:rPr>
              <w:t>Farol</w:t>
            </w:r>
            <w:proofErr w:type="spellEnd"/>
          </w:p>
        </w:tc>
        <w:tc>
          <w:tcPr>
            <w:tcW w:w="241" w:type="pct"/>
            <w:noWrap/>
            <w:hideMark/>
          </w:tcPr>
          <w:p w14:paraId="2A0C7598" w14:textId="4F19A1FA"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0.53</w:t>
            </w:r>
          </w:p>
        </w:tc>
        <w:tc>
          <w:tcPr>
            <w:tcW w:w="241" w:type="pct"/>
            <w:noWrap/>
            <w:hideMark/>
          </w:tcPr>
          <w:p w14:paraId="3B0812FF"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0.49</w:t>
            </w:r>
          </w:p>
        </w:tc>
        <w:tc>
          <w:tcPr>
            <w:tcW w:w="263" w:type="pct"/>
            <w:noWrap/>
          </w:tcPr>
          <w:p w14:paraId="3FCDA51E" w14:textId="5216EA4A"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4F4439A1" w14:textId="69753FA1"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0763A524" w14:textId="5A863392"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14C30CC7" w14:textId="59E5A8B6"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19CDF8B3" w14:textId="3253F4DE"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7" w:type="pct"/>
            <w:noWrap/>
          </w:tcPr>
          <w:p w14:paraId="0DCAACAB" w14:textId="6808BD53"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95" w:type="pct"/>
          </w:tcPr>
          <w:p w14:paraId="000C8DCE"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334ED418" w14:textId="2C62DEC4"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722B6A7E" w14:textId="2E02617E"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06A15272" w14:textId="0F32E185"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75E49DD4" w14:textId="3DD428ED"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5E87B39E" w14:textId="5A8BBCBB"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54" w:type="pct"/>
            <w:noWrap/>
          </w:tcPr>
          <w:p w14:paraId="170299EE" w14:textId="6553CA7B"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r>
      <w:tr w:rsidR="00485A3A" w:rsidRPr="000A0F64" w14:paraId="60C7609D" w14:textId="77777777" w:rsidTr="00DB38E5">
        <w:trPr>
          <w:trHeight w:val="113"/>
        </w:trPr>
        <w:tc>
          <w:tcPr>
            <w:cnfStyle w:val="001000000000" w:firstRow="0" w:lastRow="0" w:firstColumn="1" w:lastColumn="0" w:oddVBand="0" w:evenVBand="0" w:oddHBand="0" w:evenHBand="0" w:firstRowFirstColumn="0" w:firstRowLastColumn="0" w:lastRowFirstColumn="0" w:lastRowLastColumn="0"/>
            <w:tcW w:w="571" w:type="pct"/>
            <w:noWrap/>
            <w:hideMark/>
          </w:tcPr>
          <w:p w14:paraId="4D44CAB6" w14:textId="77777777" w:rsidR="00485A3A" w:rsidRPr="000A0F64" w:rsidRDefault="00485A3A" w:rsidP="00DB38E5">
            <w:pPr>
              <w:jc w:val="right"/>
              <w:rPr>
                <w:rFonts w:eastAsia="Times New Roman" w:cs="Times New Roman"/>
                <w:b w:val="0"/>
                <w:bCs w:val="0"/>
                <w:color w:val="000000"/>
                <w:lang w:val="en-AU"/>
              </w:rPr>
            </w:pPr>
            <w:r w:rsidRPr="000A0F64">
              <w:rPr>
                <w:rFonts w:eastAsia="Times New Roman" w:cs="Times New Roman"/>
                <w:b w:val="0"/>
                <w:bCs w:val="0"/>
                <w:color w:val="000000"/>
                <w:lang w:val="en-AU"/>
              </w:rPr>
              <w:t>Mozambique</w:t>
            </w:r>
          </w:p>
        </w:tc>
        <w:tc>
          <w:tcPr>
            <w:tcW w:w="699" w:type="pct"/>
            <w:noWrap/>
            <w:hideMark/>
          </w:tcPr>
          <w:p w14:paraId="63218A6C" w14:textId="77777777" w:rsidR="00485A3A" w:rsidRPr="000A0F64" w:rsidRDefault="00485A3A" w:rsidP="00DB38E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roofErr w:type="spellStart"/>
            <w:r w:rsidRPr="000A0F64">
              <w:rPr>
                <w:rFonts w:eastAsia="Times New Roman" w:cs="Times New Roman"/>
                <w:color w:val="000000"/>
                <w:lang w:val="en-AU"/>
              </w:rPr>
              <w:t>Gazene</w:t>
            </w:r>
            <w:proofErr w:type="spellEnd"/>
          </w:p>
        </w:tc>
        <w:tc>
          <w:tcPr>
            <w:tcW w:w="241" w:type="pct"/>
            <w:noWrap/>
            <w:hideMark/>
          </w:tcPr>
          <w:p w14:paraId="18C83711" w14:textId="1A6C1C84"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0.57</w:t>
            </w:r>
          </w:p>
        </w:tc>
        <w:tc>
          <w:tcPr>
            <w:tcW w:w="241" w:type="pct"/>
            <w:noWrap/>
            <w:hideMark/>
          </w:tcPr>
          <w:p w14:paraId="53F534E2"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0.49</w:t>
            </w:r>
          </w:p>
        </w:tc>
        <w:tc>
          <w:tcPr>
            <w:tcW w:w="263" w:type="pct"/>
            <w:noWrap/>
          </w:tcPr>
          <w:p w14:paraId="00FA944D" w14:textId="4FFF013F"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28180B6A" w14:textId="78DCF70F"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3D7AB940" w14:textId="2AC59474"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2821A621" w14:textId="103DB7EC"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2DEF01ED" w14:textId="74C6F8A5"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7" w:type="pct"/>
            <w:noWrap/>
          </w:tcPr>
          <w:p w14:paraId="4529B4F1" w14:textId="7F016D31"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95" w:type="pct"/>
          </w:tcPr>
          <w:p w14:paraId="6F45337F"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6C0F6534" w14:textId="4BD32A0F"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25AA6C0F" w14:textId="5746A274"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16005225" w14:textId="073D5731"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255C0EFD" w14:textId="64576151"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57B7C691" w14:textId="7670E6E9"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54" w:type="pct"/>
            <w:noWrap/>
          </w:tcPr>
          <w:p w14:paraId="40498D88" w14:textId="5426FAD0"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r>
      <w:tr w:rsidR="00485A3A" w:rsidRPr="000A0F64" w14:paraId="058EAEAD" w14:textId="77777777" w:rsidTr="00DB38E5">
        <w:trPr>
          <w:trHeight w:val="113"/>
        </w:trPr>
        <w:tc>
          <w:tcPr>
            <w:cnfStyle w:val="001000000000" w:firstRow="0" w:lastRow="0" w:firstColumn="1" w:lastColumn="0" w:oddVBand="0" w:evenVBand="0" w:oddHBand="0" w:evenHBand="0" w:firstRowFirstColumn="0" w:firstRowLastColumn="0" w:lastRowFirstColumn="0" w:lastRowLastColumn="0"/>
            <w:tcW w:w="571" w:type="pct"/>
            <w:noWrap/>
            <w:hideMark/>
          </w:tcPr>
          <w:p w14:paraId="5BD24871" w14:textId="77777777" w:rsidR="00485A3A" w:rsidRPr="000A0F64" w:rsidRDefault="00485A3A" w:rsidP="00DB38E5">
            <w:pPr>
              <w:jc w:val="right"/>
              <w:rPr>
                <w:rFonts w:eastAsia="Times New Roman" w:cs="Times New Roman"/>
                <w:b w:val="0"/>
                <w:bCs w:val="0"/>
                <w:color w:val="000000"/>
                <w:lang w:val="en-AU"/>
              </w:rPr>
            </w:pPr>
            <w:r w:rsidRPr="000A0F64">
              <w:rPr>
                <w:rFonts w:eastAsia="Times New Roman" w:cs="Times New Roman"/>
                <w:b w:val="0"/>
                <w:bCs w:val="0"/>
                <w:color w:val="000000"/>
                <w:lang w:val="en-AU"/>
              </w:rPr>
              <w:t>Mozambique</w:t>
            </w:r>
          </w:p>
        </w:tc>
        <w:tc>
          <w:tcPr>
            <w:tcW w:w="699" w:type="pct"/>
            <w:noWrap/>
            <w:hideMark/>
          </w:tcPr>
          <w:p w14:paraId="2D31F5FD" w14:textId="77777777" w:rsidR="00485A3A" w:rsidRPr="000A0F64" w:rsidRDefault="00485A3A" w:rsidP="00DB38E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roofErr w:type="spellStart"/>
            <w:r w:rsidRPr="000A0F64">
              <w:rPr>
                <w:rFonts w:eastAsia="Times New Roman" w:cs="Times New Roman"/>
                <w:color w:val="000000"/>
                <w:lang w:val="en-AU"/>
              </w:rPr>
              <w:t>Mahilene</w:t>
            </w:r>
            <w:proofErr w:type="spellEnd"/>
          </w:p>
        </w:tc>
        <w:tc>
          <w:tcPr>
            <w:tcW w:w="241" w:type="pct"/>
            <w:noWrap/>
            <w:hideMark/>
          </w:tcPr>
          <w:p w14:paraId="70B6A3B4" w14:textId="3FBF0A56"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0.45</w:t>
            </w:r>
          </w:p>
        </w:tc>
        <w:tc>
          <w:tcPr>
            <w:tcW w:w="241" w:type="pct"/>
            <w:noWrap/>
            <w:hideMark/>
          </w:tcPr>
          <w:p w14:paraId="29B32475"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0.39</w:t>
            </w:r>
          </w:p>
        </w:tc>
        <w:tc>
          <w:tcPr>
            <w:tcW w:w="263" w:type="pct"/>
            <w:noWrap/>
          </w:tcPr>
          <w:p w14:paraId="588A5DEA" w14:textId="79B9262B"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4F41C9CD" w14:textId="71C04F8F"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29E7979D" w14:textId="05CF035A"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34B02938" w14:textId="7FCA0FD9"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652A123F" w14:textId="68F0FA95"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7" w:type="pct"/>
            <w:noWrap/>
          </w:tcPr>
          <w:p w14:paraId="1A0AF0FA" w14:textId="742C777D"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95" w:type="pct"/>
          </w:tcPr>
          <w:p w14:paraId="3645213C"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30CB647D" w14:textId="0BAC830E"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05DAD5B2" w14:textId="5AC67CBF"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3744CFAD" w14:textId="214E7AB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65DFFAA9" w14:textId="16219499"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5CA004ED" w14:textId="11E4EB3F"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54" w:type="pct"/>
            <w:noWrap/>
          </w:tcPr>
          <w:p w14:paraId="01E9E8A5" w14:textId="04DF9F0A"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r>
      <w:tr w:rsidR="00485A3A" w:rsidRPr="000A0F64" w14:paraId="02EAF4ED" w14:textId="77777777" w:rsidTr="00DB38E5">
        <w:trPr>
          <w:trHeight w:val="113"/>
        </w:trPr>
        <w:tc>
          <w:tcPr>
            <w:cnfStyle w:val="001000000000" w:firstRow="0" w:lastRow="0" w:firstColumn="1" w:lastColumn="0" w:oddVBand="0" w:evenVBand="0" w:oddHBand="0" w:evenHBand="0" w:firstRowFirstColumn="0" w:firstRowLastColumn="0" w:lastRowFirstColumn="0" w:lastRowLastColumn="0"/>
            <w:tcW w:w="571" w:type="pct"/>
            <w:noWrap/>
            <w:hideMark/>
          </w:tcPr>
          <w:p w14:paraId="4DCFE72F" w14:textId="77777777" w:rsidR="00485A3A" w:rsidRPr="000A0F64" w:rsidRDefault="00485A3A" w:rsidP="00DB38E5">
            <w:pPr>
              <w:jc w:val="right"/>
              <w:rPr>
                <w:rFonts w:eastAsia="Times New Roman" w:cs="Times New Roman"/>
                <w:b w:val="0"/>
                <w:bCs w:val="0"/>
                <w:color w:val="000000"/>
                <w:lang w:val="en-AU"/>
              </w:rPr>
            </w:pPr>
            <w:r w:rsidRPr="000A0F64">
              <w:rPr>
                <w:rFonts w:eastAsia="Times New Roman" w:cs="Times New Roman"/>
                <w:b w:val="0"/>
                <w:bCs w:val="0"/>
                <w:color w:val="000000"/>
                <w:lang w:val="en-AU"/>
              </w:rPr>
              <w:t>Tanzania</w:t>
            </w:r>
          </w:p>
        </w:tc>
        <w:tc>
          <w:tcPr>
            <w:tcW w:w="699" w:type="pct"/>
            <w:noWrap/>
            <w:hideMark/>
          </w:tcPr>
          <w:p w14:paraId="3BE4D9B8" w14:textId="77777777" w:rsidR="00485A3A" w:rsidRPr="000A0F64" w:rsidRDefault="00485A3A" w:rsidP="00DB38E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 xml:space="preserve">Boma </w:t>
            </w:r>
            <w:proofErr w:type="spellStart"/>
            <w:r w:rsidRPr="000A0F64">
              <w:rPr>
                <w:rFonts w:eastAsia="Times New Roman" w:cs="Times New Roman"/>
                <w:color w:val="000000"/>
                <w:lang w:val="en-AU"/>
              </w:rPr>
              <w:t>Subutuni</w:t>
            </w:r>
            <w:proofErr w:type="spellEnd"/>
          </w:p>
        </w:tc>
        <w:tc>
          <w:tcPr>
            <w:tcW w:w="241" w:type="pct"/>
            <w:noWrap/>
            <w:hideMark/>
          </w:tcPr>
          <w:p w14:paraId="558148BA" w14:textId="5026995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0.62</w:t>
            </w:r>
          </w:p>
        </w:tc>
        <w:tc>
          <w:tcPr>
            <w:tcW w:w="241" w:type="pct"/>
            <w:noWrap/>
            <w:hideMark/>
          </w:tcPr>
          <w:p w14:paraId="5BCFDC17"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0.46</w:t>
            </w:r>
          </w:p>
        </w:tc>
        <w:tc>
          <w:tcPr>
            <w:tcW w:w="263" w:type="pct"/>
            <w:noWrap/>
          </w:tcPr>
          <w:p w14:paraId="503B33FF" w14:textId="30C06A61"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0A46AF15" w14:textId="3A0A1B2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54B76C41" w14:textId="1E72ED66"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1BC0D939" w14:textId="5F8578AA"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505A30DB" w14:textId="6DC9531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7" w:type="pct"/>
            <w:noWrap/>
          </w:tcPr>
          <w:p w14:paraId="2F111089" w14:textId="341D9426"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95" w:type="pct"/>
          </w:tcPr>
          <w:p w14:paraId="73CAAC95"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3CB41C7B" w14:textId="7182705D"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64B563D0" w14:textId="74F18B85"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1DC30732" w14:textId="0E2678B6"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5DF7BA77" w14:textId="395F0A9A"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03B95501" w14:textId="7135D5FC"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54" w:type="pct"/>
            <w:noWrap/>
          </w:tcPr>
          <w:p w14:paraId="77FEBECF" w14:textId="4EFA3E53"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r>
      <w:tr w:rsidR="00485A3A" w:rsidRPr="000A0F64" w14:paraId="231DD742" w14:textId="77777777" w:rsidTr="00DB38E5">
        <w:trPr>
          <w:trHeight w:val="113"/>
        </w:trPr>
        <w:tc>
          <w:tcPr>
            <w:cnfStyle w:val="001000000000" w:firstRow="0" w:lastRow="0" w:firstColumn="1" w:lastColumn="0" w:oddVBand="0" w:evenVBand="0" w:oddHBand="0" w:evenHBand="0" w:firstRowFirstColumn="0" w:firstRowLastColumn="0" w:lastRowFirstColumn="0" w:lastRowLastColumn="0"/>
            <w:tcW w:w="571" w:type="pct"/>
            <w:noWrap/>
            <w:hideMark/>
          </w:tcPr>
          <w:p w14:paraId="0AC2E6F7" w14:textId="77777777" w:rsidR="00485A3A" w:rsidRPr="000A0F64" w:rsidRDefault="00485A3A" w:rsidP="00DB38E5">
            <w:pPr>
              <w:jc w:val="right"/>
              <w:rPr>
                <w:rFonts w:eastAsia="Times New Roman" w:cs="Times New Roman"/>
                <w:b w:val="0"/>
                <w:bCs w:val="0"/>
                <w:color w:val="000000"/>
                <w:lang w:val="en-AU"/>
              </w:rPr>
            </w:pPr>
            <w:r w:rsidRPr="000A0F64">
              <w:rPr>
                <w:rFonts w:eastAsia="Times New Roman" w:cs="Times New Roman"/>
                <w:b w:val="0"/>
                <w:bCs w:val="0"/>
                <w:color w:val="000000"/>
                <w:lang w:val="en-AU"/>
              </w:rPr>
              <w:t>Tanzania</w:t>
            </w:r>
          </w:p>
        </w:tc>
        <w:tc>
          <w:tcPr>
            <w:tcW w:w="699" w:type="pct"/>
            <w:noWrap/>
            <w:hideMark/>
          </w:tcPr>
          <w:p w14:paraId="7223546B" w14:textId="77777777" w:rsidR="00485A3A" w:rsidRPr="000A0F64" w:rsidRDefault="00485A3A" w:rsidP="00DB38E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Gando</w:t>
            </w:r>
          </w:p>
        </w:tc>
        <w:tc>
          <w:tcPr>
            <w:tcW w:w="241" w:type="pct"/>
            <w:noWrap/>
            <w:hideMark/>
          </w:tcPr>
          <w:p w14:paraId="506A70AA" w14:textId="5E274E58"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0.58</w:t>
            </w:r>
          </w:p>
        </w:tc>
        <w:tc>
          <w:tcPr>
            <w:tcW w:w="241" w:type="pct"/>
            <w:noWrap/>
            <w:hideMark/>
          </w:tcPr>
          <w:p w14:paraId="1E7118BB"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0.41</w:t>
            </w:r>
          </w:p>
        </w:tc>
        <w:tc>
          <w:tcPr>
            <w:tcW w:w="263" w:type="pct"/>
            <w:noWrap/>
          </w:tcPr>
          <w:p w14:paraId="73CE71C8" w14:textId="4F7FEC83"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51EFFA2B" w14:textId="54F82A69"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7E5D2ED7" w14:textId="54D39B43"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57DAEB89" w14:textId="4ACDD0E4"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048AC34F" w14:textId="6B522E79"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7" w:type="pct"/>
            <w:noWrap/>
          </w:tcPr>
          <w:p w14:paraId="5A736DB0" w14:textId="0EA50234"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95" w:type="pct"/>
          </w:tcPr>
          <w:p w14:paraId="14C63BBB"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1943D76D" w14:textId="1F8D6694"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5AAC25F2" w14:textId="270FADDB"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19389B58" w14:textId="60E75E0B"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2BAC3E0F" w14:textId="3758B368"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09D59D0B" w14:textId="6FA56676"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54" w:type="pct"/>
            <w:noWrap/>
          </w:tcPr>
          <w:p w14:paraId="62F66F6F" w14:textId="60BDE274"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r>
      <w:tr w:rsidR="00485A3A" w:rsidRPr="000A0F64" w14:paraId="4E45A130" w14:textId="77777777" w:rsidTr="00DB38E5">
        <w:trPr>
          <w:trHeight w:val="113"/>
        </w:trPr>
        <w:tc>
          <w:tcPr>
            <w:cnfStyle w:val="001000000000" w:firstRow="0" w:lastRow="0" w:firstColumn="1" w:lastColumn="0" w:oddVBand="0" w:evenVBand="0" w:oddHBand="0" w:evenHBand="0" w:firstRowFirstColumn="0" w:firstRowLastColumn="0" w:lastRowFirstColumn="0" w:lastRowLastColumn="0"/>
            <w:tcW w:w="571" w:type="pct"/>
            <w:noWrap/>
            <w:hideMark/>
          </w:tcPr>
          <w:p w14:paraId="4AD7C1F6" w14:textId="77777777" w:rsidR="00485A3A" w:rsidRPr="000A0F64" w:rsidRDefault="00485A3A" w:rsidP="00DB38E5">
            <w:pPr>
              <w:jc w:val="right"/>
              <w:rPr>
                <w:rFonts w:eastAsia="Times New Roman" w:cs="Times New Roman"/>
                <w:b w:val="0"/>
                <w:bCs w:val="0"/>
                <w:color w:val="000000"/>
                <w:lang w:val="en-AU"/>
              </w:rPr>
            </w:pPr>
            <w:r w:rsidRPr="000A0F64">
              <w:rPr>
                <w:rFonts w:eastAsia="Times New Roman" w:cs="Times New Roman"/>
                <w:b w:val="0"/>
                <w:bCs w:val="0"/>
                <w:color w:val="000000"/>
                <w:lang w:val="en-AU"/>
              </w:rPr>
              <w:t>Tanzania</w:t>
            </w:r>
          </w:p>
        </w:tc>
        <w:tc>
          <w:tcPr>
            <w:tcW w:w="699" w:type="pct"/>
            <w:noWrap/>
            <w:hideMark/>
          </w:tcPr>
          <w:p w14:paraId="5238E30B" w14:textId="77777777" w:rsidR="00485A3A" w:rsidRPr="000A0F64" w:rsidRDefault="00485A3A" w:rsidP="00DB38E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roofErr w:type="spellStart"/>
            <w:r w:rsidRPr="000A0F64">
              <w:rPr>
                <w:rFonts w:eastAsia="Times New Roman" w:cs="Times New Roman"/>
                <w:color w:val="000000"/>
                <w:lang w:val="en-AU"/>
              </w:rPr>
              <w:t>Kangagani</w:t>
            </w:r>
            <w:proofErr w:type="spellEnd"/>
          </w:p>
        </w:tc>
        <w:tc>
          <w:tcPr>
            <w:tcW w:w="241" w:type="pct"/>
            <w:noWrap/>
            <w:hideMark/>
          </w:tcPr>
          <w:p w14:paraId="6B6AED51" w14:textId="783AADE6"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0.61</w:t>
            </w:r>
          </w:p>
        </w:tc>
        <w:tc>
          <w:tcPr>
            <w:tcW w:w="241" w:type="pct"/>
            <w:noWrap/>
            <w:hideMark/>
          </w:tcPr>
          <w:p w14:paraId="001F31D8"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0.50</w:t>
            </w:r>
          </w:p>
        </w:tc>
        <w:tc>
          <w:tcPr>
            <w:tcW w:w="263" w:type="pct"/>
            <w:noWrap/>
          </w:tcPr>
          <w:p w14:paraId="47C7D0DC" w14:textId="5C70B438"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57A453E6" w14:textId="0F376D81"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56338DD2" w14:textId="73BC05CD"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12D4A761" w14:textId="24F20524"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0325F1E9" w14:textId="421E716C"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7" w:type="pct"/>
            <w:noWrap/>
          </w:tcPr>
          <w:p w14:paraId="61BE1790" w14:textId="0A7B9561"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95" w:type="pct"/>
          </w:tcPr>
          <w:p w14:paraId="31E1BDB5"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549AD7B0" w14:textId="1439DA62"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53516CC1" w14:textId="0E55FF8F"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75C5FE94" w14:textId="2D436A69"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47C46522" w14:textId="20CB2B28"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54689C72" w14:textId="3C0B83C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54" w:type="pct"/>
            <w:noWrap/>
          </w:tcPr>
          <w:p w14:paraId="4C46AC1D" w14:textId="79A14CC8"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r>
      <w:tr w:rsidR="00485A3A" w:rsidRPr="000A0F64" w14:paraId="4010DFCB" w14:textId="77777777" w:rsidTr="00DB38E5">
        <w:trPr>
          <w:trHeight w:val="113"/>
        </w:trPr>
        <w:tc>
          <w:tcPr>
            <w:cnfStyle w:val="001000000000" w:firstRow="0" w:lastRow="0" w:firstColumn="1" w:lastColumn="0" w:oddVBand="0" w:evenVBand="0" w:oddHBand="0" w:evenHBand="0" w:firstRowFirstColumn="0" w:firstRowLastColumn="0" w:lastRowFirstColumn="0" w:lastRowLastColumn="0"/>
            <w:tcW w:w="571" w:type="pct"/>
            <w:noWrap/>
            <w:hideMark/>
          </w:tcPr>
          <w:p w14:paraId="6045814E" w14:textId="77777777" w:rsidR="00485A3A" w:rsidRPr="000A0F64" w:rsidRDefault="00485A3A" w:rsidP="00DB38E5">
            <w:pPr>
              <w:jc w:val="right"/>
              <w:rPr>
                <w:rFonts w:eastAsia="Times New Roman" w:cs="Times New Roman"/>
                <w:b w:val="0"/>
                <w:bCs w:val="0"/>
                <w:color w:val="000000"/>
                <w:lang w:val="en-AU"/>
              </w:rPr>
            </w:pPr>
            <w:r w:rsidRPr="000A0F64">
              <w:rPr>
                <w:rFonts w:eastAsia="Times New Roman" w:cs="Times New Roman"/>
                <w:b w:val="0"/>
                <w:bCs w:val="0"/>
                <w:color w:val="000000"/>
                <w:lang w:val="en-AU"/>
              </w:rPr>
              <w:t>Tanzania</w:t>
            </w:r>
          </w:p>
        </w:tc>
        <w:tc>
          <w:tcPr>
            <w:tcW w:w="699" w:type="pct"/>
            <w:noWrap/>
            <w:hideMark/>
          </w:tcPr>
          <w:p w14:paraId="657E897D" w14:textId="77777777" w:rsidR="00485A3A" w:rsidRPr="000A0F64" w:rsidRDefault="00485A3A" w:rsidP="00DB38E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Kwale</w:t>
            </w:r>
          </w:p>
        </w:tc>
        <w:tc>
          <w:tcPr>
            <w:tcW w:w="241" w:type="pct"/>
            <w:noWrap/>
            <w:hideMark/>
          </w:tcPr>
          <w:p w14:paraId="426D7FCA" w14:textId="4EC957A8"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0.61</w:t>
            </w:r>
          </w:p>
        </w:tc>
        <w:tc>
          <w:tcPr>
            <w:tcW w:w="241" w:type="pct"/>
            <w:noWrap/>
            <w:hideMark/>
          </w:tcPr>
          <w:p w14:paraId="7DCC3A20"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0.48</w:t>
            </w:r>
          </w:p>
        </w:tc>
        <w:tc>
          <w:tcPr>
            <w:tcW w:w="263" w:type="pct"/>
            <w:noWrap/>
          </w:tcPr>
          <w:p w14:paraId="1EDEE459" w14:textId="0A272848"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67EAF495" w14:textId="33BA38F0"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3BB5F88E" w14:textId="1235C459"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4F0D462A" w14:textId="56303388"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4B498649" w14:textId="2645934A"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7" w:type="pct"/>
            <w:noWrap/>
          </w:tcPr>
          <w:p w14:paraId="5EB16DDE" w14:textId="1D2EC4EE"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95" w:type="pct"/>
          </w:tcPr>
          <w:p w14:paraId="3AC1F148"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57D0C533" w14:textId="048C809D"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7F2A1069" w14:textId="2CE9130C"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0BC49903" w14:textId="6DE608B6"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102ECE27" w14:textId="70404D65"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6EA75B46" w14:textId="3199B1A1"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54" w:type="pct"/>
            <w:noWrap/>
          </w:tcPr>
          <w:p w14:paraId="2565739C" w14:textId="6ABEB7AF"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r>
      <w:tr w:rsidR="00485A3A" w:rsidRPr="000A0F64" w14:paraId="323E1C94" w14:textId="77777777" w:rsidTr="00DB38E5">
        <w:trPr>
          <w:trHeight w:val="113"/>
        </w:trPr>
        <w:tc>
          <w:tcPr>
            <w:cnfStyle w:val="001000000000" w:firstRow="0" w:lastRow="0" w:firstColumn="1" w:lastColumn="0" w:oddVBand="0" w:evenVBand="0" w:oddHBand="0" w:evenHBand="0" w:firstRowFirstColumn="0" w:firstRowLastColumn="0" w:lastRowFirstColumn="0" w:lastRowLastColumn="0"/>
            <w:tcW w:w="571" w:type="pct"/>
            <w:noWrap/>
            <w:hideMark/>
          </w:tcPr>
          <w:p w14:paraId="62664A75" w14:textId="77777777" w:rsidR="00485A3A" w:rsidRPr="000A0F64" w:rsidRDefault="00485A3A" w:rsidP="00DB38E5">
            <w:pPr>
              <w:jc w:val="right"/>
              <w:rPr>
                <w:rFonts w:eastAsia="Times New Roman" w:cs="Times New Roman"/>
                <w:b w:val="0"/>
                <w:bCs w:val="0"/>
                <w:color w:val="000000"/>
                <w:lang w:val="en-AU"/>
              </w:rPr>
            </w:pPr>
            <w:r w:rsidRPr="000A0F64">
              <w:rPr>
                <w:rFonts w:eastAsia="Times New Roman" w:cs="Times New Roman"/>
                <w:b w:val="0"/>
                <w:bCs w:val="0"/>
                <w:color w:val="000000"/>
                <w:lang w:val="en-AU"/>
              </w:rPr>
              <w:t>Tanzania</w:t>
            </w:r>
          </w:p>
        </w:tc>
        <w:tc>
          <w:tcPr>
            <w:tcW w:w="699" w:type="pct"/>
            <w:noWrap/>
            <w:hideMark/>
          </w:tcPr>
          <w:p w14:paraId="094350EF" w14:textId="77777777" w:rsidR="00485A3A" w:rsidRPr="000A0F64" w:rsidRDefault="00485A3A" w:rsidP="00DB38E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roofErr w:type="spellStart"/>
            <w:r w:rsidRPr="000A0F64">
              <w:rPr>
                <w:rFonts w:eastAsia="Times New Roman" w:cs="Times New Roman"/>
                <w:color w:val="000000"/>
                <w:lang w:val="en-AU"/>
              </w:rPr>
              <w:t>Mjini</w:t>
            </w:r>
            <w:proofErr w:type="spellEnd"/>
            <w:r w:rsidRPr="000A0F64">
              <w:rPr>
                <w:rFonts w:eastAsia="Times New Roman" w:cs="Times New Roman"/>
                <w:color w:val="000000"/>
                <w:lang w:val="en-AU"/>
              </w:rPr>
              <w:t xml:space="preserve"> </w:t>
            </w:r>
            <w:proofErr w:type="spellStart"/>
            <w:r w:rsidRPr="000A0F64">
              <w:rPr>
                <w:rFonts w:eastAsia="Times New Roman" w:cs="Times New Roman"/>
                <w:color w:val="000000"/>
                <w:lang w:val="en-AU"/>
              </w:rPr>
              <w:t>Kiuyu</w:t>
            </w:r>
            <w:proofErr w:type="spellEnd"/>
          </w:p>
        </w:tc>
        <w:tc>
          <w:tcPr>
            <w:tcW w:w="241" w:type="pct"/>
            <w:noWrap/>
            <w:hideMark/>
          </w:tcPr>
          <w:p w14:paraId="76849FE9" w14:textId="0AADD199"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0.57</w:t>
            </w:r>
          </w:p>
        </w:tc>
        <w:tc>
          <w:tcPr>
            <w:tcW w:w="241" w:type="pct"/>
            <w:noWrap/>
            <w:hideMark/>
          </w:tcPr>
          <w:p w14:paraId="58F7AB99"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0.40</w:t>
            </w:r>
          </w:p>
        </w:tc>
        <w:tc>
          <w:tcPr>
            <w:tcW w:w="263" w:type="pct"/>
            <w:noWrap/>
          </w:tcPr>
          <w:p w14:paraId="307EF376" w14:textId="3BE65636"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114EB868" w14:textId="0B1B9315"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14052CA6" w14:textId="07CE2985"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258E9EFE" w14:textId="1490886B"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6B764313" w14:textId="04177FDA"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7" w:type="pct"/>
            <w:noWrap/>
          </w:tcPr>
          <w:p w14:paraId="32F810B6" w14:textId="78B2F2BF"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95" w:type="pct"/>
          </w:tcPr>
          <w:p w14:paraId="168488EC"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71A5E3AA" w14:textId="10CF3863"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041BF0E4" w14:textId="5B81776B"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3EF4FF52" w14:textId="35E634B9"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57F3B1DF" w14:textId="24C85EB6"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3AFBA3FC" w14:textId="2856CB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54" w:type="pct"/>
            <w:noWrap/>
          </w:tcPr>
          <w:p w14:paraId="62CECA92" w14:textId="1B410483"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r>
      <w:tr w:rsidR="00485A3A" w:rsidRPr="000A0F64" w14:paraId="34E30C20" w14:textId="77777777" w:rsidTr="00DB38E5">
        <w:trPr>
          <w:trHeight w:val="113"/>
        </w:trPr>
        <w:tc>
          <w:tcPr>
            <w:cnfStyle w:val="001000000000" w:firstRow="0" w:lastRow="0" w:firstColumn="1" w:lastColumn="0" w:oddVBand="0" w:evenVBand="0" w:oddHBand="0" w:evenHBand="0" w:firstRowFirstColumn="0" w:firstRowLastColumn="0" w:lastRowFirstColumn="0" w:lastRowLastColumn="0"/>
            <w:tcW w:w="571" w:type="pct"/>
            <w:noWrap/>
            <w:hideMark/>
          </w:tcPr>
          <w:p w14:paraId="13DB35EE" w14:textId="77777777" w:rsidR="00485A3A" w:rsidRPr="000A0F64" w:rsidRDefault="00485A3A" w:rsidP="00DB38E5">
            <w:pPr>
              <w:jc w:val="right"/>
              <w:rPr>
                <w:rFonts w:eastAsia="Times New Roman" w:cs="Times New Roman"/>
                <w:b w:val="0"/>
                <w:bCs w:val="0"/>
                <w:color w:val="000000"/>
                <w:lang w:val="en-AU"/>
              </w:rPr>
            </w:pPr>
            <w:r w:rsidRPr="000A0F64">
              <w:rPr>
                <w:rFonts w:eastAsia="Times New Roman" w:cs="Times New Roman"/>
                <w:b w:val="0"/>
                <w:bCs w:val="0"/>
                <w:color w:val="000000"/>
                <w:lang w:val="en-AU"/>
              </w:rPr>
              <w:t>Tanzania</w:t>
            </w:r>
          </w:p>
        </w:tc>
        <w:tc>
          <w:tcPr>
            <w:tcW w:w="699" w:type="pct"/>
            <w:noWrap/>
            <w:hideMark/>
          </w:tcPr>
          <w:p w14:paraId="5BB0AEF8" w14:textId="77777777" w:rsidR="00485A3A" w:rsidRPr="000A0F64" w:rsidRDefault="00485A3A" w:rsidP="00DB38E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Moa</w:t>
            </w:r>
          </w:p>
        </w:tc>
        <w:tc>
          <w:tcPr>
            <w:tcW w:w="241" w:type="pct"/>
            <w:noWrap/>
            <w:hideMark/>
          </w:tcPr>
          <w:p w14:paraId="24355330" w14:textId="63E0BBD0"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0.60</w:t>
            </w:r>
          </w:p>
        </w:tc>
        <w:tc>
          <w:tcPr>
            <w:tcW w:w="241" w:type="pct"/>
            <w:noWrap/>
            <w:hideMark/>
          </w:tcPr>
          <w:p w14:paraId="2CC50BEA"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0.46</w:t>
            </w:r>
          </w:p>
        </w:tc>
        <w:tc>
          <w:tcPr>
            <w:tcW w:w="263" w:type="pct"/>
            <w:noWrap/>
          </w:tcPr>
          <w:p w14:paraId="1E66E1AF" w14:textId="7BCF124F"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6BECA999" w14:textId="329AE850"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7133472B" w14:textId="0620C7BA"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573E2EBC" w14:textId="4E4D4A1B"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0793D4B7" w14:textId="015FABC5"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7" w:type="pct"/>
            <w:noWrap/>
          </w:tcPr>
          <w:p w14:paraId="4D5431F8" w14:textId="312C08F0"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95" w:type="pct"/>
          </w:tcPr>
          <w:p w14:paraId="1DB5B0B6"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320DC77E" w14:textId="4055A873"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55AB02CA" w14:textId="43CA3B6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1C96ED4E" w14:textId="6751AF98"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651A8EB8" w14:textId="4AF2FFF1"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46E20A53" w14:textId="4939D6D2"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54" w:type="pct"/>
            <w:noWrap/>
          </w:tcPr>
          <w:p w14:paraId="68B2F80D" w14:textId="0E861755"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r>
      <w:tr w:rsidR="00485A3A" w:rsidRPr="000A0F64" w14:paraId="6D10093F" w14:textId="77777777" w:rsidTr="00DB38E5">
        <w:trPr>
          <w:trHeight w:val="113"/>
        </w:trPr>
        <w:tc>
          <w:tcPr>
            <w:cnfStyle w:val="001000000000" w:firstRow="0" w:lastRow="0" w:firstColumn="1" w:lastColumn="0" w:oddVBand="0" w:evenVBand="0" w:oddHBand="0" w:evenHBand="0" w:firstRowFirstColumn="0" w:firstRowLastColumn="0" w:lastRowFirstColumn="0" w:lastRowLastColumn="0"/>
            <w:tcW w:w="571" w:type="pct"/>
            <w:noWrap/>
            <w:hideMark/>
          </w:tcPr>
          <w:p w14:paraId="0554F5B4" w14:textId="77777777" w:rsidR="00485A3A" w:rsidRPr="000A0F64" w:rsidRDefault="00485A3A" w:rsidP="00DB38E5">
            <w:pPr>
              <w:jc w:val="right"/>
              <w:rPr>
                <w:rFonts w:eastAsia="Times New Roman" w:cs="Times New Roman"/>
                <w:b w:val="0"/>
                <w:bCs w:val="0"/>
                <w:color w:val="000000"/>
                <w:lang w:val="en-AU"/>
              </w:rPr>
            </w:pPr>
            <w:r w:rsidRPr="000A0F64">
              <w:rPr>
                <w:rFonts w:eastAsia="Times New Roman" w:cs="Times New Roman"/>
                <w:b w:val="0"/>
                <w:bCs w:val="0"/>
                <w:color w:val="000000"/>
                <w:lang w:val="en-AU"/>
              </w:rPr>
              <w:t>Tanzania</w:t>
            </w:r>
          </w:p>
        </w:tc>
        <w:tc>
          <w:tcPr>
            <w:tcW w:w="699" w:type="pct"/>
            <w:noWrap/>
            <w:hideMark/>
          </w:tcPr>
          <w:p w14:paraId="2762B835" w14:textId="77777777" w:rsidR="00485A3A" w:rsidRPr="000A0F64" w:rsidRDefault="00485A3A" w:rsidP="00DB38E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roofErr w:type="spellStart"/>
            <w:r w:rsidRPr="000A0F64">
              <w:rPr>
                <w:rFonts w:eastAsia="Times New Roman" w:cs="Times New Roman"/>
                <w:color w:val="000000"/>
                <w:lang w:val="en-AU"/>
              </w:rPr>
              <w:t>Mtambwe</w:t>
            </w:r>
            <w:proofErr w:type="spellEnd"/>
          </w:p>
        </w:tc>
        <w:tc>
          <w:tcPr>
            <w:tcW w:w="241" w:type="pct"/>
            <w:noWrap/>
            <w:hideMark/>
          </w:tcPr>
          <w:p w14:paraId="11419D7A" w14:textId="5E5C9973"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0.66</w:t>
            </w:r>
          </w:p>
        </w:tc>
        <w:tc>
          <w:tcPr>
            <w:tcW w:w="241" w:type="pct"/>
            <w:noWrap/>
            <w:hideMark/>
          </w:tcPr>
          <w:p w14:paraId="1D430B18"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0.47</w:t>
            </w:r>
          </w:p>
        </w:tc>
        <w:tc>
          <w:tcPr>
            <w:tcW w:w="263" w:type="pct"/>
            <w:noWrap/>
          </w:tcPr>
          <w:p w14:paraId="300D4CEB" w14:textId="06F5D19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094CABDD" w14:textId="354DDBCB"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5D6A049E" w14:textId="0CA872EE"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473FF83D" w14:textId="1AAD7D31"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7C232A00" w14:textId="3DE1CE20"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7" w:type="pct"/>
            <w:noWrap/>
          </w:tcPr>
          <w:p w14:paraId="6C0F4D24" w14:textId="2D7A0A1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95" w:type="pct"/>
          </w:tcPr>
          <w:p w14:paraId="324C8ED1"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220F43C2" w14:textId="75CF519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3EA72FAF" w14:textId="424BECFC"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2EDD2DFB" w14:textId="053AF815"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7639D51D" w14:textId="33B36BCA"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23B1BF0F" w14:textId="2867DDC4"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54" w:type="pct"/>
            <w:noWrap/>
          </w:tcPr>
          <w:p w14:paraId="74FB704C" w14:textId="51FE6B51"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r>
      <w:tr w:rsidR="00485A3A" w:rsidRPr="000A0F64" w14:paraId="0366398E" w14:textId="77777777" w:rsidTr="00DB38E5">
        <w:trPr>
          <w:trHeight w:val="113"/>
        </w:trPr>
        <w:tc>
          <w:tcPr>
            <w:cnfStyle w:val="001000000000" w:firstRow="0" w:lastRow="0" w:firstColumn="1" w:lastColumn="0" w:oddVBand="0" w:evenVBand="0" w:oddHBand="0" w:evenHBand="0" w:firstRowFirstColumn="0" w:firstRowLastColumn="0" w:lastRowFirstColumn="0" w:lastRowLastColumn="0"/>
            <w:tcW w:w="571" w:type="pct"/>
            <w:noWrap/>
            <w:hideMark/>
          </w:tcPr>
          <w:p w14:paraId="1B3F969F" w14:textId="77777777" w:rsidR="00485A3A" w:rsidRPr="000A0F64" w:rsidRDefault="00485A3A" w:rsidP="00DB38E5">
            <w:pPr>
              <w:jc w:val="right"/>
              <w:rPr>
                <w:rFonts w:eastAsia="Times New Roman" w:cs="Times New Roman"/>
                <w:b w:val="0"/>
                <w:bCs w:val="0"/>
                <w:color w:val="000000"/>
                <w:lang w:val="en-AU"/>
              </w:rPr>
            </w:pPr>
            <w:r w:rsidRPr="000A0F64">
              <w:rPr>
                <w:rFonts w:eastAsia="Times New Roman" w:cs="Times New Roman"/>
                <w:b w:val="0"/>
                <w:bCs w:val="0"/>
                <w:color w:val="000000"/>
                <w:lang w:val="en-AU"/>
              </w:rPr>
              <w:t>Tanzania</w:t>
            </w:r>
          </w:p>
        </w:tc>
        <w:tc>
          <w:tcPr>
            <w:tcW w:w="699" w:type="pct"/>
            <w:noWrap/>
            <w:hideMark/>
          </w:tcPr>
          <w:p w14:paraId="7182186B" w14:textId="77777777" w:rsidR="00485A3A" w:rsidRPr="000A0F64" w:rsidRDefault="00485A3A" w:rsidP="00DB38E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roofErr w:type="spellStart"/>
            <w:r w:rsidRPr="000A0F64">
              <w:rPr>
                <w:rFonts w:eastAsia="Times New Roman" w:cs="Times New Roman"/>
                <w:color w:val="000000"/>
                <w:lang w:val="en-AU"/>
              </w:rPr>
              <w:t>Mwandusi</w:t>
            </w:r>
            <w:proofErr w:type="spellEnd"/>
          </w:p>
        </w:tc>
        <w:tc>
          <w:tcPr>
            <w:tcW w:w="241" w:type="pct"/>
            <w:noWrap/>
            <w:hideMark/>
          </w:tcPr>
          <w:p w14:paraId="26EFA5BA" w14:textId="08B0ABDD"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0.62</w:t>
            </w:r>
          </w:p>
        </w:tc>
        <w:tc>
          <w:tcPr>
            <w:tcW w:w="241" w:type="pct"/>
            <w:noWrap/>
            <w:hideMark/>
          </w:tcPr>
          <w:p w14:paraId="52B596ED"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0.47</w:t>
            </w:r>
          </w:p>
        </w:tc>
        <w:tc>
          <w:tcPr>
            <w:tcW w:w="263" w:type="pct"/>
            <w:noWrap/>
          </w:tcPr>
          <w:p w14:paraId="1B6BF172" w14:textId="7113A720"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171A52BF" w14:textId="74335A14"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67E522EE" w14:textId="634BF643"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5C79F17B" w14:textId="68FA3EE6"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4D31E089" w14:textId="7DA61ED8"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7" w:type="pct"/>
            <w:noWrap/>
          </w:tcPr>
          <w:p w14:paraId="0D7FD458" w14:textId="5F41E2C9"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95" w:type="pct"/>
          </w:tcPr>
          <w:p w14:paraId="7CE2955F"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7C01EF02" w14:textId="553EA4B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713B2505" w14:textId="1B09779E"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0508366B" w14:textId="1C2D906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271C5541" w14:textId="42C50A6B"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04FF62CD" w14:textId="19B4A906"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54" w:type="pct"/>
            <w:noWrap/>
          </w:tcPr>
          <w:p w14:paraId="547E1130" w14:textId="1F76555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r>
      <w:tr w:rsidR="00485A3A" w:rsidRPr="000A0F64" w14:paraId="028D8E26" w14:textId="77777777" w:rsidTr="00DB38E5">
        <w:trPr>
          <w:trHeight w:val="113"/>
        </w:trPr>
        <w:tc>
          <w:tcPr>
            <w:cnfStyle w:val="001000000000" w:firstRow="0" w:lastRow="0" w:firstColumn="1" w:lastColumn="0" w:oddVBand="0" w:evenVBand="0" w:oddHBand="0" w:evenHBand="0" w:firstRowFirstColumn="0" w:firstRowLastColumn="0" w:lastRowFirstColumn="0" w:lastRowLastColumn="0"/>
            <w:tcW w:w="571" w:type="pct"/>
            <w:noWrap/>
            <w:hideMark/>
          </w:tcPr>
          <w:p w14:paraId="03BAAB45" w14:textId="77777777" w:rsidR="00485A3A" w:rsidRPr="000A0F64" w:rsidRDefault="00485A3A" w:rsidP="00DB38E5">
            <w:pPr>
              <w:jc w:val="right"/>
              <w:rPr>
                <w:rFonts w:eastAsia="Times New Roman" w:cs="Times New Roman"/>
                <w:b w:val="0"/>
                <w:bCs w:val="0"/>
                <w:color w:val="000000"/>
                <w:lang w:val="en-AU"/>
              </w:rPr>
            </w:pPr>
            <w:r w:rsidRPr="000A0F64">
              <w:rPr>
                <w:rFonts w:eastAsia="Times New Roman" w:cs="Times New Roman"/>
                <w:b w:val="0"/>
                <w:bCs w:val="0"/>
                <w:color w:val="000000"/>
                <w:lang w:val="en-AU"/>
              </w:rPr>
              <w:t>Tanzania</w:t>
            </w:r>
          </w:p>
        </w:tc>
        <w:tc>
          <w:tcPr>
            <w:tcW w:w="699" w:type="pct"/>
            <w:noWrap/>
            <w:hideMark/>
          </w:tcPr>
          <w:p w14:paraId="2B492FC3" w14:textId="77777777" w:rsidR="00485A3A" w:rsidRPr="000A0F64" w:rsidRDefault="00485A3A" w:rsidP="00DB38E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roofErr w:type="spellStart"/>
            <w:r w:rsidRPr="000A0F64">
              <w:rPr>
                <w:rFonts w:eastAsia="Times New Roman" w:cs="Times New Roman"/>
                <w:color w:val="000000"/>
                <w:lang w:val="en-AU"/>
              </w:rPr>
              <w:t>Ndumbani</w:t>
            </w:r>
            <w:proofErr w:type="spellEnd"/>
          </w:p>
        </w:tc>
        <w:tc>
          <w:tcPr>
            <w:tcW w:w="241" w:type="pct"/>
            <w:noWrap/>
            <w:hideMark/>
          </w:tcPr>
          <w:p w14:paraId="31BA206F" w14:textId="1FEC61F1"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0.56</w:t>
            </w:r>
          </w:p>
        </w:tc>
        <w:tc>
          <w:tcPr>
            <w:tcW w:w="241" w:type="pct"/>
            <w:noWrap/>
            <w:hideMark/>
          </w:tcPr>
          <w:p w14:paraId="4C7B1EEF"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0.47</w:t>
            </w:r>
          </w:p>
        </w:tc>
        <w:tc>
          <w:tcPr>
            <w:tcW w:w="263" w:type="pct"/>
            <w:noWrap/>
          </w:tcPr>
          <w:p w14:paraId="2A5EA425" w14:textId="3FCC0DE0"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0BCBF9CF" w14:textId="335ADC8E"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2B3B2FED" w14:textId="7B84DE8E"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18AA53A4" w14:textId="1DD47B24"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59578B6D" w14:textId="0B3F7E14"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7" w:type="pct"/>
            <w:noWrap/>
          </w:tcPr>
          <w:p w14:paraId="0E8CAE11" w14:textId="639FF9D0"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95" w:type="pct"/>
          </w:tcPr>
          <w:p w14:paraId="011EF8BF"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45FE7102" w14:textId="002341CD"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4D42215C" w14:textId="1D4877A9"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7D0692C5" w14:textId="67AE1AD6"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0039934B" w14:textId="7B4380B8"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3BD4644F" w14:textId="76E64720"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54" w:type="pct"/>
            <w:noWrap/>
          </w:tcPr>
          <w:p w14:paraId="5E191027" w14:textId="19FF6C31"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r>
      <w:tr w:rsidR="00485A3A" w:rsidRPr="000A0F64" w14:paraId="22B0198B" w14:textId="77777777" w:rsidTr="00DB38E5">
        <w:trPr>
          <w:trHeight w:val="113"/>
        </w:trPr>
        <w:tc>
          <w:tcPr>
            <w:cnfStyle w:val="001000000000" w:firstRow="0" w:lastRow="0" w:firstColumn="1" w:lastColumn="0" w:oddVBand="0" w:evenVBand="0" w:oddHBand="0" w:evenHBand="0" w:firstRowFirstColumn="0" w:firstRowLastColumn="0" w:lastRowFirstColumn="0" w:lastRowLastColumn="0"/>
            <w:tcW w:w="571" w:type="pct"/>
            <w:noWrap/>
            <w:hideMark/>
          </w:tcPr>
          <w:p w14:paraId="0B930373" w14:textId="77777777" w:rsidR="00485A3A" w:rsidRPr="000A0F64" w:rsidRDefault="00485A3A" w:rsidP="00DB38E5">
            <w:pPr>
              <w:jc w:val="right"/>
              <w:rPr>
                <w:rFonts w:eastAsia="Times New Roman" w:cs="Times New Roman"/>
                <w:b w:val="0"/>
                <w:bCs w:val="0"/>
                <w:color w:val="000000"/>
                <w:lang w:val="en-AU"/>
              </w:rPr>
            </w:pPr>
            <w:r w:rsidRPr="000A0F64">
              <w:rPr>
                <w:rFonts w:eastAsia="Times New Roman" w:cs="Times New Roman"/>
                <w:b w:val="0"/>
                <w:bCs w:val="0"/>
                <w:color w:val="000000"/>
                <w:lang w:val="en-AU"/>
              </w:rPr>
              <w:t>Tanzania</w:t>
            </w:r>
          </w:p>
        </w:tc>
        <w:tc>
          <w:tcPr>
            <w:tcW w:w="699" w:type="pct"/>
            <w:noWrap/>
            <w:hideMark/>
          </w:tcPr>
          <w:p w14:paraId="21F81CBC" w14:textId="77777777" w:rsidR="00485A3A" w:rsidRPr="000A0F64" w:rsidRDefault="00485A3A" w:rsidP="00DB38E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roofErr w:type="spellStart"/>
            <w:r w:rsidRPr="000A0F64">
              <w:rPr>
                <w:rFonts w:eastAsia="Times New Roman" w:cs="Times New Roman"/>
                <w:color w:val="000000"/>
                <w:lang w:val="en-AU"/>
              </w:rPr>
              <w:t>Selemu</w:t>
            </w:r>
            <w:proofErr w:type="spellEnd"/>
          </w:p>
        </w:tc>
        <w:tc>
          <w:tcPr>
            <w:tcW w:w="241" w:type="pct"/>
            <w:noWrap/>
            <w:hideMark/>
          </w:tcPr>
          <w:p w14:paraId="46732D7B" w14:textId="3157CDF0"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0.54</w:t>
            </w:r>
          </w:p>
        </w:tc>
        <w:tc>
          <w:tcPr>
            <w:tcW w:w="241" w:type="pct"/>
            <w:noWrap/>
            <w:hideMark/>
          </w:tcPr>
          <w:p w14:paraId="4BA4A66E"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0.49</w:t>
            </w:r>
          </w:p>
        </w:tc>
        <w:tc>
          <w:tcPr>
            <w:tcW w:w="263" w:type="pct"/>
            <w:noWrap/>
          </w:tcPr>
          <w:p w14:paraId="0691AAEC" w14:textId="1AC14184"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1D56D4DC" w14:textId="7B62DCE5"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2730CD72" w14:textId="07023974"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164659DF" w14:textId="3E4F65D4"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23F2701E" w14:textId="28C590C4"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7" w:type="pct"/>
            <w:noWrap/>
          </w:tcPr>
          <w:p w14:paraId="26C3F9E7" w14:textId="7BAFF7E2"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95" w:type="pct"/>
          </w:tcPr>
          <w:p w14:paraId="629188C6"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4756E5F0" w14:textId="69C668D1"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6BC00BEA" w14:textId="469C005A"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41960725" w14:textId="13372BE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339CE917" w14:textId="404787F2"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25A6D83F" w14:textId="4DEE0BCD"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54" w:type="pct"/>
            <w:noWrap/>
          </w:tcPr>
          <w:p w14:paraId="0CC2A7E8" w14:textId="123D1F7F"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r>
      <w:tr w:rsidR="00485A3A" w:rsidRPr="000A0F64" w14:paraId="0CA755E9" w14:textId="77777777" w:rsidTr="00DB38E5">
        <w:trPr>
          <w:trHeight w:val="113"/>
        </w:trPr>
        <w:tc>
          <w:tcPr>
            <w:cnfStyle w:val="001000000000" w:firstRow="0" w:lastRow="0" w:firstColumn="1" w:lastColumn="0" w:oddVBand="0" w:evenVBand="0" w:oddHBand="0" w:evenHBand="0" w:firstRowFirstColumn="0" w:firstRowLastColumn="0" w:lastRowFirstColumn="0" w:lastRowLastColumn="0"/>
            <w:tcW w:w="571" w:type="pct"/>
            <w:noWrap/>
            <w:hideMark/>
          </w:tcPr>
          <w:p w14:paraId="58D0AE0E" w14:textId="77777777" w:rsidR="00485A3A" w:rsidRPr="000A0F64" w:rsidRDefault="00485A3A" w:rsidP="00DB38E5">
            <w:pPr>
              <w:jc w:val="right"/>
              <w:rPr>
                <w:rFonts w:eastAsia="Times New Roman" w:cs="Times New Roman"/>
                <w:b w:val="0"/>
                <w:bCs w:val="0"/>
                <w:color w:val="000000"/>
                <w:lang w:val="en-AU"/>
              </w:rPr>
            </w:pPr>
            <w:r w:rsidRPr="000A0F64">
              <w:rPr>
                <w:rFonts w:eastAsia="Times New Roman" w:cs="Times New Roman"/>
                <w:b w:val="0"/>
                <w:bCs w:val="0"/>
                <w:color w:val="000000"/>
                <w:lang w:val="en-AU"/>
              </w:rPr>
              <w:t>Kenya</w:t>
            </w:r>
          </w:p>
        </w:tc>
        <w:tc>
          <w:tcPr>
            <w:tcW w:w="699" w:type="pct"/>
            <w:noWrap/>
            <w:hideMark/>
          </w:tcPr>
          <w:p w14:paraId="58B230A4" w14:textId="77777777" w:rsidR="00485A3A" w:rsidRPr="000A0F64" w:rsidRDefault="00485A3A" w:rsidP="00DB38E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roofErr w:type="spellStart"/>
            <w:r w:rsidRPr="000A0F64">
              <w:rPr>
                <w:rFonts w:eastAsia="Times New Roman" w:cs="Times New Roman"/>
                <w:color w:val="000000"/>
                <w:lang w:val="en-AU"/>
              </w:rPr>
              <w:t>Faza</w:t>
            </w:r>
            <w:proofErr w:type="spellEnd"/>
          </w:p>
        </w:tc>
        <w:tc>
          <w:tcPr>
            <w:tcW w:w="241" w:type="pct"/>
            <w:noWrap/>
            <w:hideMark/>
          </w:tcPr>
          <w:p w14:paraId="4700F073" w14:textId="3972B5C2"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0.48</w:t>
            </w:r>
          </w:p>
        </w:tc>
        <w:tc>
          <w:tcPr>
            <w:tcW w:w="241" w:type="pct"/>
            <w:noWrap/>
            <w:hideMark/>
          </w:tcPr>
          <w:p w14:paraId="0A1542B3"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0.44</w:t>
            </w:r>
          </w:p>
        </w:tc>
        <w:tc>
          <w:tcPr>
            <w:tcW w:w="263" w:type="pct"/>
            <w:noWrap/>
          </w:tcPr>
          <w:p w14:paraId="6CAC751D" w14:textId="0EDF429D"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2F15BA32" w14:textId="7946094A"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6F94CFED" w14:textId="20CD2661"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3AF9A70B" w14:textId="0F433822"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168A12DC" w14:textId="28E5B450"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7" w:type="pct"/>
            <w:noWrap/>
          </w:tcPr>
          <w:p w14:paraId="4A024ECC" w14:textId="18484E04"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95" w:type="pct"/>
          </w:tcPr>
          <w:p w14:paraId="1AD3746D"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5595CFE2" w14:textId="6CBFE1DA"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6F5500E4" w14:textId="09AA7E6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2B102B55" w14:textId="02120DDD"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265B2323" w14:textId="3C1B6582"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115FC597" w14:textId="7A62D1E6"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54" w:type="pct"/>
            <w:noWrap/>
          </w:tcPr>
          <w:p w14:paraId="222BFD76" w14:textId="02FB366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r>
      <w:tr w:rsidR="00485A3A" w:rsidRPr="000A0F64" w14:paraId="24A4D84C" w14:textId="77777777" w:rsidTr="00DB38E5">
        <w:trPr>
          <w:trHeight w:val="113"/>
        </w:trPr>
        <w:tc>
          <w:tcPr>
            <w:cnfStyle w:val="001000000000" w:firstRow="0" w:lastRow="0" w:firstColumn="1" w:lastColumn="0" w:oddVBand="0" w:evenVBand="0" w:oddHBand="0" w:evenHBand="0" w:firstRowFirstColumn="0" w:firstRowLastColumn="0" w:lastRowFirstColumn="0" w:lastRowLastColumn="0"/>
            <w:tcW w:w="571" w:type="pct"/>
            <w:noWrap/>
            <w:hideMark/>
          </w:tcPr>
          <w:p w14:paraId="0A978E69" w14:textId="77777777" w:rsidR="00485A3A" w:rsidRPr="000A0F64" w:rsidRDefault="00485A3A" w:rsidP="00DB38E5">
            <w:pPr>
              <w:jc w:val="right"/>
              <w:rPr>
                <w:rFonts w:eastAsia="Times New Roman" w:cs="Times New Roman"/>
                <w:b w:val="0"/>
                <w:bCs w:val="0"/>
                <w:color w:val="000000"/>
                <w:lang w:val="en-AU"/>
              </w:rPr>
            </w:pPr>
            <w:r w:rsidRPr="000A0F64">
              <w:rPr>
                <w:rFonts w:eastAsia="Times New Roman" w:cs="Times New Roman"/>
                <w:b w:val="0"/>
                <w:bCs w:val="0"/>
                <w:color w:val="000000"/>
                <w:lang w:val="en-AU"/>
              </w:rPr>
              <w:t>Kenya</w:t>
            </w:r>
          </w:p>
        </w:tc>
        <w:tc>
          <w:tcPr>
            <w:tcW w:w="699" w:type="pct"/>
            <w:noWrap/>
            <w:hideMark/>
          </w:tcPr>
          <w:p w14:paraId="733EFF8C" w14:textId="77777777" w:rsidR="00485A3A" w:rsidRPr="000A0F64" w:rsidRDefault="00485A3A" w:rsidP="00DB38E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Gazi</w:t>
            </w:r>
          </w:p>
        </w:tc>
        <w:tc>
          <w:tcPr>
            <w:tcW w:w="241" w:type="pct"/>
            <w:noWrap/>
            <w:hideMark/>
          </w:tcPr>
          <w:p w14:paraId="52DEA0E8" w14:textId="04F371CC"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0.45</w:t>
            </w:r>
          </w:p>
        </w:tc>
        <w:tc>
          <w:tcPr>
            <w:tcW w:w="241" w:type="pct"/>
            <w:noWrap/>
            <w:hideMark/>
          </w:tcPr>
          <w:p w14:paraId="41CFD8A5"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0.47</w:t>
            </w:r>
          </w:p>
        </w:tc>
        <w:tc>
          <w:tcPr>
            <w:tcW w:w="263" w:type="pct"/>
            <w:noWrap/>
          </w:tcPr>
          <w:p w14:paraId="5DB70F27" w14:textId="1EBDA8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52CD2382" w14:textId="287800A6"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22D811FD" w14:textId="7C035F9D"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5636CFA1" w14:textId="770AFFC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0FC84096" w14:textId="49D121D0"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7" w:type="pct"/>
            <w:noWrap/>
          </w:tcPr>
          <w:p w14:paraId="10627FF4" w14:textId="5AF37B61"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95" w:type="pct"/>
          </w:tcPr>
          <w:p w14:paraId="7FAFA023"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2DD375BB" w14:textId="4AB9F4DC"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2458425B" w14:textId="3588588D"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68F6521B" w14:textId="76299D66"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4CB8C6BA" w14:textId="1B891CFC"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67AC9D24" w14:textId="17185532"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54" w:type="pct"/>
            <w:noWrap/>
          </w:tcPr>
          <w:p w14:paraId="64156A88" w14:textId="260B35B6"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r>
      <w:tr w:rsidR="00485A3A" w:rsidRPr="000A0F64" w14:paraId="6DBE6EA3" w14:textId="77777777" w:rsidTr="00DB38E5">
        <w:trPr>
          <w:trHeight w:val="113"/>
        </w:trPr>
        <w:tc>
          <w:tcPr>
            <w:cnfStyle w:val="001000000000" w:firstRow="0" w:lastRow="0" w:firstColumn="1" w:lastColumn="0" w:oddVBand="0" w:evenVBand="0" w:oddHBand="0" w:evenHBand="0" w:firstRowFirstColumn="0" w:firstRowLastColumn="0" w:lastRowFirstColumn="0" w:lastRowLastColumn="0"/>
            <w:tcW w:w="571" w:type="pct"/>
            <w:noWrap/>
            <w:hideMark/>
          </w:tcPr>
          <w:p w14:paraId="630A9CDF" w14:textId="77777777" w:rsidR="00485A3A" w:rsidRPr="000A0F64" w:rsidRDefault="00485A3A" w:rsidP="00DB38E5">
            <w:pPr>
              <w:jc w:val="right"/>
              <w:rPr>
                <w:rFonts w:eastAsia="Times New Roman" w:cs="Times New Roman"/>
                <w:b w:val="0"/>
                <w:bCs w:val="0"/>
                <w:color w:val="000000"/>
                <w:lang w:val="en-AU"/>
              </w:rPr>
            </w:pPr>
            <w:r w:rsidRPr="000A0F64">
              <w:rPr>
                <w:rFonts w:eastAsia="Times New Roman" w:cs="Times New Roman"/>
                <w:b w:val="0"/>
                <w:bCs w:val="0"/>
                <w:color w:val="000000"/>
                <w:lang w:val="en-AU"/>
              </w:rPr>
              <w:t>Kenya</w:t>
            </w:r>
          </w:p>
        </w:tc>
        <w:tc>
          <w:tcPr>
            <w:tcW w:w="699" w:type="pct"/>
            <w:noWrap/>
            <w:hideMark/>
          </w:tcPr>
          <w:p w14:paraId="2930F8DF" w14:textId="77777777" w:rsidR="00485A3A" w:rsidRPr="000A0F64" w:rsidRDefault="00485A3A" w:rsidP="00DB38E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roofErr w:type="spellStart"/>
            <w:r w:rsidRPr="000A0F64">
              <w:rPr>
                <w:rFonts w:eastAsia="Times New Roman" w:cs="Times New Roman"/>
                <w:color w:val="000000"/>
                <w:lang w:val="en-AU"/>
              </w:rPr>
              <w:t>Kiwayu</w:t>
            </w:r>
            <w:proofErr w:type="spellEnd"/>
          </w:p>
        </w:tc>
        <w:tc>
          <w:tcPr>
            <w:tcW w:w="241" w:type="pct"/>
            <w:noWrap/>
            <w:hideMark/>
          </w:tcPr>
          <w:p w14:paraId="56C83F07" w14:textId="509379B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0.41</w:t>
            </w:r>
          </w:p>
        </w:tc>
        <w:tc>
          <w:tcPr>
            <w:tcW w:w="241" w:type="pct"/>
            <w:noWrap/>
            <w:hideMark/>
          </w:tcPr>
          <w:p w14:paraId="5B26DC56"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0.45</w:t>
            </w:r>
          </w:p>
        </w:tc>
        <w:tc>
          <w:tcPr>
            <w:tcW w:w="263" w:type="pct"/>
            <w:noWrap/>
          </w:tcPr>
          <w:p w14:paraId="7CDFC58D" w14:textId="425DF784"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2FAAAB29" w14:textId="239265F4"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4174FDF7" w14:textId="0878F66D"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403FBDCE" w14:textId="647F7358"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68614FD7" w14:textId="63AC4FD4"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7" w:type="pct"/>
            <w:noWrap/>
          </w:tcPr>
          <w:p w14:paraId="7840DA4C" w14:textId="42EB9B29"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95" w:type="pct"/>
          </w:tcPr>
          <w:p w14:paraId="6D79CC9A"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6B0384BA" w14:textId="7F42DB7F"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0107BBCD" w14:textId="41DE111A"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20BC4E10" w14:textId="41FA7EC5"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730B8431" w14:textId="4773D68B"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1BDB42FA" w14:textId="7CEA66BA"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54" w:type="pct"/>
            <w:noWrap/>
          </w:tcPr>
          <w:p w14:paraId="45A533BB" w14:textId="6CF48DA2"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r>
      <w:tr w:rsidR="00485A3A" w:rsidRPr="000A0F64" w14:paraId="6719F268" w14:textId="77777777" w:rsidTr="00DB38E5">
        <w:trPr>
          <w:trHeight w:val="113"/>
        </w:trPr>
        <w:tc>
          <w:tcPr>
            <w:cnfStyle w:val="001000000000" w:firstRow="0" w:lastRow="0" w:firstColumn="1" w:lastColumn="0" w:oddVBand="0" w:evenVBand="0" w:oddHBand="0" w:evenHBand="0" w:firstRowFirstColumn="0" w:firstRowLastColumn="0" w:lastRowFirstColumn="0" w:lastRowLastColumn="0"/>
            <w:tcW w:w="571" w:type="pct"/>
            <w:noWrap/>
            <w:hideMark/>
          </w:tcPr>
          <w:p w14:paraId="3DA75E06" w14:textId="77777777" w:rsidR="00485A3A" w:rsidRPr="000A0F64" w:rsidRDefault="00485A3A" w:rsidP="00DB38E5">
            <w:pPr>
              <w:jc w:val="right"/>
              <w:rPr>
                <w:rFonts w:eastAsia="Times New Roman" w:cs="Times New Roman"/>
                <w:b w:val="0"/>
                <w:bCs w:val="0"/>
                <w:color w:val="000000"/>
                <w:lang w:val="en-AU"/>
              </w:rPr>
            </w:pPr>
            <w:r w:rsidRPr="000A0F64">
              <w:rPr>
                <w:rFonts w:eastAsia="Times New Roman" w:cs="Times New Roman"/>
                <w:b w:val="0"/>
                <w:bCs w:val="0"/>
                <w:color w:val="000000"/>
                <w:lang w:val="en-AU"/>
              </w:rPr>
              <w:t>Kenya</w:t>
            </w:r>
          </w:p>
        </w:tc>
        <w:tc>
          <w:tcPr>
            <w:tcW w:w="699" w:type="pct"/>
            <w:noWrap/>
            <w:hideMark/>
          </w:tcPr>
          <w:p w14:paraId="58CEDAEE" w14:textId="77777777" w:rsidR="00485A3A" w:rsidRPr="000A0F64" w:rsidRDefault="00485A3A" w:rsidP="00DB38E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roofErr w:type="spellStart"/>
            <w:r w:rsidRPr="000A0F64">
              <w:rPr>
                <w:rFonts w:eastAsia="Times New Roman" w:cs="Times New Roman"/>
                <w:color w:val="000000"/>
                <w:lang w:val="en-AU"/>
              </w:rPr>
              <w:t>Matondoni</w:t>
            </w:r>
            <w:proofErr w:type="spellEnd"/>
          </w:p>
        </w:tc>
        <w:tc>
          <w:tcPr>
            <w:tcW w:w="241" w:type="pct"/>
            <w:noWrap/>
            <w:hideMark/>
          </w:tcPr>
          <w:p w14:paraId="12B1B2A2" w14:textId="5F1D086C"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0.51</w:t>
            </w:r>
          </w:p>
        </w:tc>
        <w:tc>
          <w:tcPr>
            <w:tcW w:w="241" w:type="pct"/>
            <w:noWrap/>
            <w:hideMark/>
          </w:tcPr>
          <w:p w14:paraId="461E9FFB"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0.44</w:t>
            </w:r>
          </w:p>
        </w:tc>
        <w:tc>
          <w:tcPr>
            <w:tcW w:w="263" w:type="pct"/>
            <w:noWrap/>
          </w:tcPr>
          <w:p w14:paraId="1FEC43B1" w14:textId="56C49FD4"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45ED992B" w14:textId="40494ABA"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4719E57B" w14:textId="34551D14"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478577E0" w14:textId="6E6503F1"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66549E32" w14:textId="338AC99B"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7" w:type="pct"/>
            <w:noWrap/>
          </w:tcPr>
          <w:p w14:paraId="5745CB7D" w14:textId="0944E82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95" w:type="pct"/>
          </w:tcPr>
          <w:p w14:paraId="6471A9FF"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2B9C66C2" w14:textId="21565D45"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2A1EECFB" w14:textId="138646CA"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7F761E1D" w14:textId="738369FF"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716E42EE" w14:textId="62C67BAC"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2E0AA32B" w14:textId="0FC063EF"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54" w:type="pct"/>
            <w:noWrap/>
          </w:tcPr>
          <w:p w14:paraId="69226217" w14:textId="29ED4D6F"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r>
      <w:tr w:rsidR="00485A3A" w:rsidRPr="000A0F64" w14:paraId="3A0783C3" w14:textId="77777777" w:rsidTr="00DB38E5">
        <w:trPr>
          <w:trHeight w:val="113"/>
        </w:trPr>
        <w:tc>
          <w:tcPr>
            <w:cnfStyle w:val="001000000000" w:firstRow="0" w:lastRow="0" w:firstColumn="1" w:lastColumn="0" w:oddVBand="0" w:evenVBand="0" w:oddHBand="0" w:evenHBand="0" w:firstRowFirstColumn="0" w:firstRowLastColumn="0" w:lastRowFirstColumn="0" w:lastRowLastColumn="0"/>
            <w:tcW w:w="571" w:type="pct"/>
            <w:noWrap/>
            <w:hideMark/>
          </w:tcPr>
          <w:p w14:paraId="697568C1" w14:textId="77777777" w:rsidR="00485A3A" w:rsidRPr="000A0F64" w:rsidRDefault="00485A3A" w:rsidP="00DB38E5">
            <w:pPr>
              <w:jc w:val="right"/>
              <w:rPr>
                <w:rFonts w:eastAsia="Times New Roman" w:cs="Times New Roman"/>
                <w:b w:val="0"/>
                <w:bCs w:val="0"/>
                <w:color w:val="000000"/>
                <w:lang w:val="en-AU"/>
              </w:rPr>
            </w:pPr>
            <w:r w:rsidRPr="000A0F64">
              <w:rPr>
                <w:rFonts w:eastAsia="Times New Roman" w:cs="Times New Roman"/>
                <w:b w:val="0"/>
                <w:bCs w:val="0"/>
                <w:color w:val="000000"/>
                <w:lang w:val="en-AU"/>
              </w:rPr>
              <w:t>Kenya</w:t>
            </w:r>
          </w:p>
        </w:tc>
        <w:tc>
          <w:tcPr>
            <w:tcW w:w="699" w:type="pct"/>
            <w:noWrap/>
            <w:hideMark/>
          </w:tcPr>
          <w:p w14:paraId="5840A04F" w14:textId="77777777" w:rsidR="00485A3A" w:rsidRPr="000A0F64" w:rsidRDefault="00485A3A" w:rsidP="00DB38E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roofErr w:type="spellStart"/>
            <w:r w:rsidRPr="000A0F64">
              <w:rPr>
                <w:rFonts w:eastAsia="Times New Roman" w:cs="Times New Roman"/>
                <w:color w:val="000000"/>
                <w:lang w:val="en-AU"/>
              </w:rPr>
              <w:t>Mida</w:t>
            </w:r>
            <w:proofErr w:type="spellEnd"/>
          </w:p>
        </w:tc>
        <w:tc>
          <w:tcPr>
            <w:tcW w:w="241" w:type="pct"/>
            <w:noWrap/>
            <w:hideMark/>
          </w:tcPr>
          <w:p w14:paraId="4252DBA1" w14:textId="5C906A70"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0.55</w:t>
            </w:r>
          </w:p>
        </w:tc>
        <w:tc>
          <w:tcPr>
            <w:tcW w:w="241" w:type="pct"/>
            <w:noWrap/>
            <w:hideMark/>
          </w:tcPr>
          <w:p w14:paraId="7FC07CA9"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0.50</w:t>
            </w:r>
          </w:p>
        </w:tc>
        <w:tc>
          <w:tcPr>
            <w:tcW w:w="263" w:type="pct"/>
            <w:noWrap/>
          </w:tcPr>
          <w:p w14:paraId="167B630C" w14:textId="1E5D9D5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16937C62" w14:textId="0056D608"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331777D8" w14:textId="70FEF701"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265D74CF" w14:textId="294FAF25"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6A56ECC8" w14:textId="3EBB0F88"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7" w:type="pct"/>
            <w:noWrap/>
          </w:tcPr>
          <w:p w14:paraId="23C6AEB7" w14:textId="76232E7B"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95" w:type="pct"/>
          </w:tcPr>
          <w:p w14:paraId="74725CEA"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18297834" w14:textId="2AA0CE9D"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09F50E94" w14:textId="0D705CB2"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193CF346" w14:textId="12101132"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524D7E0C" w14:textId="678FC89D"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01E9865A" w14:textId="07807EDE"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54" w:type="pct"/>
            <w:noWrap/>
          </w:tcPr>
          <w:p w14:paraId="76D3E510" w14:textId="5034752F"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r>
      <w:tr w:rsidR="00485A3A" w:rsidRPr="000A0F64" w14:paraId="1A51C1FE" w14:textId="77777777" w:rsidTr="00DB38E5">
        <w:trPr>
          <w:trHeight w:val="113"/>
        </w:trPr>
        <w:tc>
          <w:tcPr>
            <w:cnfStyle w:val="001000000000" w:firstRow="0" w:lastRow="0" w:firstColumn="1" w:lastColumn="0" w:oddVBand="0" w:evenVBand="0" w:oddHBand="0" w:evenHBand="0" w:firstRowFirstColumn="0" w:firstRowLastColumn="0" w:lastRowFirstColumn="0" w:lastRowLastColumn="0"/>
            <w:tcW w:w="571" w:type="pct"/>
            <w:noWrap/>
            <w:hideMark/>
          </w:tcPr>
          <w:p w14:paraId="4D569E70" w14:textId="77777777" w:rsidR="00485A3A" w:rsidRPr="000A0F64" w:rsidRDefault="00485A3A" w:rsidP="00DB38E5">
            <w:pPr>
              <w:jc w:val="right"/>
              <w:rPr>
                <w:rFonts w:eastAsia="Times New Roman" w:cs="Times New Roman"/>
                <w:b w:val="0"/>
                <w:bCs w:val="0"/>
                <w:color w:val="000000"/>
                <w:lang w:val="en-AU"/>
              </w:rPr>
            </w:pPr>
            <w:r w:rsidRPr="000A0F64">
              <w:rPr>
                <w:rFonts w:eastAsia="Times New Roman" w:cs="Times New Roman"/>
                <w:b w:val="0"/>
                <w:bCs w:val="0"/>
                <w:color w:val="000000"/>
                <w:lang w:val="en-AU"/>
              </w:rPr>
              <w:t>Kenya</w:t>
            </w:r>
          </w:p>
        </w:tc>
        <w:tc>
          <w:tcPr>
            <w:tcW w:w="699" w:type="pct"/>
            <w:noWrap/>
            <w:hideMark/>
          </w:tcPr>
          <w:p w14:paraId="0F091D49" w14:textId="77777777" w:rsidR="00485A3A" w:rsidRPr="000A0F64" w:rsidRDefault="00485A3A" w:rsidP="00DB38E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roofErr w:type="spellStart"/>
            <w:r w:rsidRPr="000A0F64">
              <w:rPr>
                <w:rFonts w:eastAsia="Times New Roman" w:cs="Times New Roman"/>
                <w:color w:val="000000"/>
                <w:lang w:val="en-AU"/>
              </w:rPr>
              <w:t>Ndau</w:t>
            </w:r>
            <w:proofErr w:type="spellEnd"/>
          </w:p>
        </w:tc>
        <w:tc>
          <w:tcPr>
            <w:tcW w:w="241" w:type="pct"/>
            <w:noWrap/>
            <w:hideMark/>
          </w:tcPr>
          <w:p w14:paraId="6BB530E4" w14:textId="3F75FF9C"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0.46</w:t>
            </w:r>
          </w:p>
        </w:tc>
        <w:tc>
          <w:tcPr>
            <w:tcW w:w="241" w:type="pct"/>
            <w:noWrap/>
            <w:hideMark/>
          </w:tcPr>
          <w:p w14:paraId="21217D96"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0.43</w:t>
            </w:r>
          </w:p>
        </w:tc>
        <w:tc>
          <w:tcPr>
            <w:tcW w:w="263" w:type="pct"/>
            <w:noWrap/>
          </w:tcPr>
          <w:p w14:paraId="1CDBA68E" w14:textId="095BDD64"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31915EDE" w14:textId="1DF98B25"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30F136DA" w14:textId="73C31495"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30D2189F" w14:textId="6ED81C50"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070753EC" w14:textId="6E73E2FE"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7" w:type="pct"/>
            <w:noWrap/>
          </w:tcPr>
          <w:p w14:paraId="3F2B3523" w14:textId="4B90009A"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95" w:type="pct"/>
          </w:tcPr>
          <w:p w14:paraId="1A7FF821"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77A26697" w14:textId="7E778E03"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2C4697C2" w14:textId="3F10B188"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2B38AC58" w14:textId="4AEB470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38386EA8" w14:textId="7756759F"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67F9EFD5" w14:textId="60FA247B"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54" w:type="pct"/>
            <w:noWrap/>
          </w:tcPr>
          <w:p w14:paraId="7A729F2F" w14:textId="0869E16F"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r>
      <w:tr w:rsidR="00485A3A" w:rsidRPr="000A0F64" w14:paraId="1072DC34" w14:textId="77777777" w:rsidTr="00DB38E5">
        <w:trPr>
          <w:trHeight w:val="113"/>
        </w:trPr>
        <w:tc>
          <w:tcPr>
            <w:cnfStyle w:val="001000000000" w:firstRow="0" w:lastRow="0" w:firstColumn="1" w:lastColumn="0" w:oddVBand="0" w:evenVBand="0" w:oddHBand="0" w:evenHBand="0" w:firstRowFirstColumn="0" w:firstRowLastColumn="0" w:lastRowFirstColumn="0" w:lastRowLastColumn="0"/>
            <w:tcW w:w="571" w:type="pct"/>
            <w:noWrap/>
            <w:hideMark/>
          </w:tcPr>
          <w:p w14:paraId="4D8BE0C0" w14:textId="77777777" w:rsidR="00485A3A" w:rsidRPr="000A0F64" w:rsidRDefault="00485A3A" w:rsidP="00DB38E5">
            <w:pPr>
              <w:jc w:val="right"/>
              <w:rPr>
                <w:rFonts w:eastAsia="Times New Roman" w:cs="Times New Roman"/>
                <w:b w:val="0"/>
                <w:bCs w:val="0"/>
                <w:color w:val="000000"/>
                <w:lang w:val="en-AU"/>
              </w:rPr>
            </w:pPr>
            <w:r w:rsidRPr="000A0F64">
              <w:rPr>
                <w:rFonts w:eastAsia="Times New Roman" w:cs="Times New Roman"/>
                <w:b w:val="0"/>
                <w:bCs w:val="0"/>
                <w:color w:val="000000"/>
                <w:lang w:val="en-AU"/>
              </w:rPr>
              <w:t>Kenya</w:t>
            </w:r>
          </w:p>
        </w:tc>
        <w:tc>
          <w:tcPr>
            <w:tcW w:w="699" w:type="pct"/>
            <w:noWrap/>
            <w:hideMark/>
          </w:tcPr>
          <w:p w14:paraId="0A39F76D" w14:textId="77777777" w:rsidR="00485A3A" w:rsidRPr="000A0F64" w:rsidRDefault="00485A3A" w:rsidP="00DB38E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roofErr w:type="spellStart"/>
            <w:r w:rsidRPr="000A0F64">
              <w:rPr>
                <w:rFonts w:eastAsia="Times New Roman" w:cs="Times New Roman"/>
                <w:color w:val="000000"/>
                <w:lang w:val="en-AU"/>
              </w:rPr>
              <w:t>Uyombo</w:t>
            </w:r>
            <w:proofErr w:type="spellEnd"/>
          </w:p>
        </w:tc>
        <w:tc>
          <w:tcPr>
            <w:tcW w:w="241" w:type="pct"/>
            <w:noWrap/>
            <w:hideMark/>
          </w:tcPr>
          <w:p w14:paraId="6CD5C39F" w14:textId="06DC9E26"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0.50</w:t>
            </w:r>
          </w:p>
        </w:tc>
        <w:tc>
          <w:tcPr>
            <w:tcW w:w="241" w:type="pct"/>
            <w:noWrap/>
            <w:hideMark/>
          </w:tcPr>
          <w:p w14:paraId="5FBE9F59"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0.49</w:t>
            </w:r>
          </w:p>
        </w:tc>
        <w:tc>
          <w:tcPr>
            <w:tcW w:w="263" w:type="pct"/>
            <w:noWrap/>
          </w:tcPr>
          <w:p w14:paraId="2EF40B73" w14:textId="20F570C6"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636806C1" w14:textId="01CC9825"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28D7FAFF" w14:textId="4AE301E5"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00C4DD29" w14:textId="67EB59DB"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1B651D2D" w14:textId="2D1A6041"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7" w:type="pct"/>
            <w:noWrap/>
          </w:tcPr>
          <w:p w14:paraId="111D126E" w14:textId="2C49FA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95" w:type="pct"/>
          </w:tcPr>
          <w:p w14:paraId="62ADCC56"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2358C517" w14:textId="7D39C510"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1F8DCB40" w14:textId="6F432044"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1DBB27D0" w14:textId="48653F88"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2FF31252" w14:textId="273C1E5B"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1B129504" w14:textId="1EEDE3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54" w:type="pct"/>
            <w:noWrap/>
          </w:tcPr>
          <w:p w14:paraId="32EB85A5" w14:textId="2448FBBA"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r>
      <w:tr w:rsidR="00485A3A" w:rsidRPr="000A0F64" w14:paraId="22726DF8" w14:textId="77777777" w:rsidTr="00DB38E5">
        <w:trPr>
          <w:trHeight w:val="113"/>
        </w:trPr>
        <w:tc>
          <w:tcPr>
            <w:cnfStyle w:val="001000000000" w:firstRow="0" w:lastRow="0" w:firstColumn="1" w:lastColumn="0" w:oddVBand="0" w:evenVBand="0" w:oddHBand="0" w:evenHBand="0" w:firstRowFirstColumn="0" w:firstRowLastColumn="0" w:lastRowFirstColumn="0" w:lastRowLastColumn="0"/>
            <w:tcW w:w="571" w:type="pct"/>
            <w:noWrap/>
            <w:hideMark/>
          </w:tcPr>
          <w:p w14:paraId="21767D23" w14:textId="77777777" w:rsidR="00485A3A" w:rsidRPr="000A0F64" w:rsidRDefault="00485A3A" w:rsidP="00DB38E5">
            <w:pPr>
              <w:jc w:val="right"/>
              <w:rPr>
                <w:rFonts w:eastAsia="Times New Roman" w:cs="Times New Roman"/>
                <w:b w:val="0"/>
                <w:bCs w:val="0"/>
                <w:color w:val="000000"/>
                <w:lang w:val="en-AU"/>
              </w:rPr>
            </w:pPr>
            <w:r w:rsidRPr="000A0F64">
              <w:rPr>
                <w:rFonts w:eastAsia="Times New Roman" w:cs="Times New Roman"/>
                <w:b w:val="0"/>
                <w:bCs w:val="0"/>
                <w:color w:val="000000"/>
                <w:lang w:val="en-AU"/>
              </w:rPr>
              <w:t>Kenya</w:t>
            </w:r>
          </w:p>
        </w:tc>
        <w:tc>
          <w:tcPr>
            <w:tcW w:w="699" w:type="pct"/>
            <w:noWrap/>
            <w:hideMark/>
          </w:tcPr>
          <w:p w14:paraId="59AB796C" w14:textId="77777777" w:rsidR="00485A3A" w:rsidRPr="000A0F64" w:rsidRDefault="00485A3A" w:rsidP="00DB38E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Vanga</w:t>
            </w:r>
          </w:p>
        </w:tc>
        <w:tc>
          <w:tcPr>
            <w:tcW w:w="241" w:type="pct"/>
            <w:noWrap/>
            <w:hideMark/>
          </w:tcPr>
          <w:p w14:paraId="225E144B" w14:textId="5265D208"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0.56</w:t>
            </w:r>
          </w:p>
        </w:tc>
        <w:tc>
          <w:tcPr>
            <w:tcW w:w="241" w:type="pct"/>
            <w:noWrap/>
            <w:hideMark/>
          </w:tcPr>
          <w:p w14:paraId="0E3D3A32"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r w:rsidRPr="000A0F64">
              <w:rPr>
                <w:rFonts w:eastAsia="Times New Roman" w:cs="Times New Roman"/>
                <w:color w:val="000000"/>
                <w:lang w:val="en-AU"/>
              </w:rPr>
              <w:t>0.46</w:t>
            </w:r>
          </w:p>
        </w:tc>
        <w:tc>
          <w:tcPr>
            <w:tcW w:w="263" w:type="pct"/>
            <w:noWrap/>
          </w:tcPr>
          <w:p w14:paraId="5DEE4570" w14:textId="70C5E00F"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18EAB926" w14:textId="3A29CDB8"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7FCDAA03" w14:textId="3C91A312"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100032AC" w14:textId="7DF50A1B"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72A4B471" w14:textId="5076F07F"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7" w:type="pct"/>
            <w:noWrap/>
          </w:tcPr>
          <w:p w14:paraId="33AB4997" w14:textId="22667A84"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95" w:type="pct"/>
          </w:tcPr>
          <w:p w14:paraId="461B0EAF" w14:textId="7777777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4D32E71E" w14:textId="252F4B3F"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34D94BC1" w14:textId="69DED8C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0F3C0D7F" w14:textId="455F08BB"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0DDE8793" w14:textId="3C91EDDD"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63" w:type="pct"/>
            <w:noWrap/>
          </w:tcPr>
          <w:p w14:paraId="2D03BBFD" w14:textId="6D21965A"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c>
          <w:tcPr>
            <w:tcW w:w="254" w:type="pct"/>
            <w:noWrap/>
          </w:tcPr>
          <w:p w14:paraId="034FAB7C" w14:textId="02F431A7" w:rsidR="00485A3A" w:rsidRPr="000A0F64" w:rsidRDefault="00485A3A" w:rsidP="00DB38E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AU"/>
              </w:rPr>
            </w:pPr>
          </w:p>
        </w:tc>
      </w:tr>
    </w:tbl>
    <w:p w14:paraId="3A16EAFC" w14:textId="77777777" w:rsidR="00076965" w:rsidRPr="000A0F64" w:rsidRDefault="00076965" w:rsidP="003F2588">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highlight w:val="yellow"/>
        </w:rPr>
        <w:sectPr w:rsidR="00076965" w:rsidRPr="000A0F64" w:rsidSect="007B2839">
          <w:pgSz w:w="16838" w:h="11906" w:orient="landscape"/>
          <w:pgMar w:top="1440" w:right="1440" w:bottom="1440" w:left="1440" w:header="708" w:footer="708" w:gutter="0"/>
          <w:cols w:space="708"/>
          <w:docGrid w:linePitch="360"/>
        </w:sectPr>
      </w:pPr>
    </w:p>
    <w:tbl>
      <w:tblPr>
        <w:tblStyle w:val="ListTable6Colourful"/>
        <w:tblW w:w="0" w:type="auto"/>
        <w:tblLook w:val="0620" w:firstRow="1" w:lastRow="0" w:firstColumn="0" w:lastColumn="0" w:noHBand="1" w:noVBand="1"/>
      </w:tblPr>
      <w:tblGrid>
        <w:gridCol w:w="1475"/>
        <w:gridCol w:w="7896"/>
        <w:gridCol w:w="485"/>
        <w:gridCol w:w="485"/>
        <w:gridCol w:w="485"/>
        <w:gridCol w:w="485"/>
        <w:gridCol w:w="485"/>
        <w:gridCol w:w="485"/>
        <w:gridCol w:w="485"/>
        <w:gridCol w:w="485"/>
        <w:gridCol w:w="485"/>
        <w:gridCol w:w="222"/>
      </w:tblGrid>
      <w:tr w:rsidR="00F76BB8" w:rsidRPr="000A0F64" w14:paraId="0E8F722F" w14:textId="24889EE7" w:rsidTr="008F5B11">
        <w:trPr>
          <w:cnfStyle w:val="100000000000" w:firstRow="1" w:lastRow="0" w:firstColumn="0" w:lastColumn="0" w:oddVBand="0" w:evenVBand="0" w:oddHBand="0" w:evenHBand="0" w:firstRowFirstColumn="0" w:firstRowLastColumn="0" w:lastRowFirstColumn="0" w:lastRowLastColumn="0"/>
          <w:trHeight w:val="258"/>
        </w:trPr>
        <w:tc>
          <w:tcPr>
            <w:tcW w:w="1475" w:type="dxa"/>
            <w:vMerge w:val="restart"/>
            <w:tcBorders>
              <w:top w:val="single" w:sz="4" w:space="0" w:color="000000" w:themeColor="text1"/>
            </w:tcBorders>
            <w:vAlign w:val="bottom"/>
          </w:tcPr>
          <w:p w14:paraId="5741AA69" w14:textId="559092A6" w:rsidR="00F76BB8" w:rsidRPr="000A0F64" w:rsidRDefault="00F76BB8" w:rsidP="004412C3">
            <w:pPr>
              <w:rPr>
                <w:rFonts w:eastAsia="Tahoma" w:cs="Times New Roman"/>
                <w:bCs w:val="0"/>
              </w:rPr>
            </w:pPr>
            <w:r w:rsidRPr="000A0F64">
              <w:rPr>
                <w:rFonts w:eastAsia="Tahoma" w:cs="Times New Roman"/>
                <w:bCs w:val="0"/>
              </w:rPr>
              <w:lastRenderedPageBreak/>
              <w:t>Risk space</w:t>
            </w:r>
          </w:p>
        </w:tc>
        <w:tc>
          <w:tcPr>
            <w:tcW w:w="7896" w:type="dxa"/>
            <w:vMerge w:val="restart"/>
            <w:tcBorders>
              <w:top w:val="single" w:sz="4" w:space="0" w:color="000000" w:themeColor="text1"/>
            </w:tcBorders>
            <w:vAlign w:val="bottom"/>
          </w:tcPr>
          <w:p w14:paraId="2F5A9CB7" w14:textId="5BFA23C0" w:rsidR="00F76BB8" w:rsidRPr="000A0F64" w:rsidRDefault="00F76BB8" w:rsidP="004412C3">
            <w:pPr>
              <w:rPr>
                <w:rFonts w:eastAsia="Tahoma" w:cs="Times New Roman"/>
                <w:bCs w:val="0"/>
              </w:rPr>
            </w:pPr>
            <w:commentRangeStart w:id="241"/>
            <w:r w:rsidRPr="000A0F64">
              <w:rPr>
                <w:rFonts w:eastAsia="Tahoma" w:cs="Times New Roman"/>
                <w:bCs w:val="0"/>
              </w:rPr>
              <w:t>Options space</w:t>
            </w:r>
            <w:commentRangeEnd w:id="241"/>
            <w:r w:rsidRPr="000A0F64">
              <w:rPr>
                <w:rStyle w:val="CommentReference"/>
                <w:b w:val="0"/>
                <w:bCs w:val="0"/>
                <w:color w:val="auto"/>
                <w:sz w:val="22"/>
                <w:szCs w:val="22"/>
              </w:rPr>
              <w:commentReference w:id="241"/>
            </w:r>
          </w:p>
        </w:tc>
        <w:tc>
          <w:tcPr>
            <w:tcW w:w="4365" w:type="dxa"/>
            <w:gridSpan w:val="9"/>
            <w:tcBorders>
              <w:top w:val="single" w:sz="4" w:space="0" w:color="000000" w:themeColor="text1"/>
            </w:tcBorders>
          </w:tcPr>
          <w:p w14:paraId="0734C5A8" w14:textId="74C76B7B" w:rsidR="00F76BB8" w:rsidRPr="000A0F64" w:rsidRDefault="00F76BB8" w:rsidP="003A22BD">
            <w:pPr>
              <w:jc w:val="center"/>
              <w:rPr>
                <w:rFonts w:eastAsia="Tahoma" w:cs="Times New Roman"/>
                <w:bCs w:val="0"/>
              </w:rPr>
            </w:pPr>
            <w:r w:rsidRPr="000A0F64">
              <w:rPr>
                <w:rFonts w:eastAsia="Tahoma" w:cs="Times New Roman"/>
                <w:bCs w:val="0"/>
              </w:rPr>
              <w:t>Villages</w:t>
            </w:r>
          </w:p>
        </w:tc>
        <w:tc>
          <w:tcPr>
            <w:tcW w:w="222" w:type="dxa"/>
            <w:tcBorders>
              <w:top w:val="single" w:sz="4" w:space="0" w:color="000000" w:themeColor="text1"/>
            </w:tcBorders>
          </w:tcPr>
          <w:p w14:paraId="2844BB85" w14:textId="77777777" w:rsidR="00F76BB8" w:rsidRPr="000A0F64" w:rsidRDefault="00F76BB8" w:rsidP="003A22BD">
            <w:pPr>
              <w:jc w:val="center"/>
              <w:rPr>
                <w:rFonts w:eastAsia="Tahoma" w:cs="Times New Roman"/>
              </w:rPr>
            </w:pPr>
          </w:p>
        </w:tc>
      </w:tr>
      <w:tr w:rsidR="00F76BB8" w:rsidRPr="000A0F64" w14:paraId="44B8DCFF" w14:textId="6FDA9F40" w:rsidTr="008F5B11">
        <w:trPr>
          <w:trHeight w:val="258"/>
        </w:trPr>
        <w:tc>
          <w:tcPr>
            <w:tcW w:w="1475" w:type="dxa"/>
            <w:vMerge/>
            <w:tcBorders>
              <w:bottom w:val="single" w:sz="4" w:space="0" w:color="auto"/>
            </w:tcBorders>
          </w:tcPr>
          <w:p w14:paraId="049DFD6A" w14:textId="2D5FF6EC" w:rsidR="00F76BB8" w:rsidRPr="000A0F64" w:rsidRDefault="00F76BB8" w:rsidP="003A22BD">
            <w:pPr>
              <w:rPr>
                <w:rFonts w:eastAsia="Tahoma" w:cs="Times New Roman"/>
                <w:b/>
              </w:rPr>
            </w:pPr>
          </w:p>
        </w:tc>
        <w:tc>
          <w:tcPr>
            <w:tcW w:w="7896" w:type="dxa"/>
            <w:vMerge/>
            <w:tcBorders>
              <w:bottom w:val="single" w:sz="4" w:space="0" w:color="auto"/>
            </w:tcBorders>
          </w:tcPr>
          <w:p w14:paraId="667B32FB" w14:textId="77777777" w:rsidR="00F76BB8" w:rsidRPr="000A0F64" w:rsidRDefault="00F76BB8" w:rsidP="003A22BD">
            <w:pPr>
              <w:rPr>
                <w:rFonts w:eastAsia="Tahoma" w:cs="Times New Roman"/>
                <w:b/>
              </w:rPr>
            </w:pPr>
          </w:p>
        </w:tc>
        <w:tc>
          <w:tcPr>
            <w:tcW w:w="485" w:type="dxa"/>
            <w:tcBorders>
              <w:bottom w:val="single" w:sz="4" w:space="0" w:color="auto"/>
            </w:tcBorders>
          </w:tcPr>
          <w:p w14:paraId="45B95EF6" w14:textId="77777777" w:rsidR="00F76BB8" w:rsidRPr="000A0F64" w:rsidRDefault="00F76BB8" w:rsidP="003A22BD">
            <w:pPr>
              <w:jc w:val="center"/>
              <w:rPr>
                <w:rFonts w:eastAsia="Tahoma" w:cs="Times New Roman"/>
                <w:b/>
              </w:rPr>
            </w:pPr>
            <w:r w:rsidRPr="000A0F64">
              <w:rPr>
                <w:rFonts w:eastAsia="Tahoma" w:cs="Times New Roman"/>
                <w:b/>
              </w:rPr>
              <w:t>V1</w:t>
            </w:r>
          </w:p>
        </w:tc>
        <w:tc>
          <w:tcPr>
            <w:tcW w:w="485" w:type="dxa"/>
            <w:tcBorders>
              <w:bottom w:val="single" w:sz="4" w:space="0" w:color="auto"/>
            </w:tcBorders>
          </w:tcPr>
          <w:p w14:paraId="737CD4F6" w14:textId="77777777" w:rsidR="00F76BB8" w:rsidRPr="000A0F64" w:rsidRDefault="00F76BB8" w:rsidP="003A22BD">
            <w:pPr>
              <w:jc w:val="center"/>
              <w:rPr>
                <w:rFonts w:eastAsia="Tahoma" w:cs="Times New Roman"/>
                <w:b/>
              </w:rPr>
            </w:pPr>
            <w:r w:rsidRPr="000A0F64">
              <w:rPr>
                <w:rFonts w:eastAsia="Tahoma" w:cs="Times New Roman"/>
                <w:b/>
              </w:rPr>
              <w:t>V2</w:t>
            </w:r>
          </w:p>
        </w:tc>
        <w:tc>
          <w:tcPr>
            <w:tcW w:w="485" w:type="dxa"/>
            <w:tcBorders>
              <w:bottom w:val="single" w:sz="4" w:space="0" w:color="auto"/>
            </w:tcBorders>
          </w:tcPr>
          <w:p w14:paraId="1702DA28" w14:textId="77777777" w:rsidR="00F76BB8" w:rsidRPr="000A0F64" w:rsidRDefault="00F76BB8" w:rsidP="003A22BD">
            <w:pPr>
              <w:jc w:val="center"/>
              <w:rPr>
                <w:rFonts w:eastAsia="Tahoma" w:cs="Times New Roman"/>
                <w:b/>
              </w:rPr>
            </w:pPr>
            <w:r w:rsidRPr="000A0F64">
              <w:rPr>
                <w:rFonts w:eastAsia="Tahoma" w:cs="Times New Roman"/>
                <w:b/>
              </w:rPr>
              <w:t>V3</w:t>
            </w:r>
          </w:p>
        </w:tc>
        <w:tc>
          <w:tcPr>
            <w:tcW w:w="485" w:type="dxa"/>
            <w:tcBorders>
              <w:bottom w:val="single" w:sz="4" w:space="0" w:color="auto"/>
            </w:tcBorders>
          </w:tcPr>
          <w:p w14:paraId="6377DC83" w14:textId="77777777" w:rsidR="00F76BB8" w:rsidRPr="000A0F64" w:rsidRDefault="00F76BB8" w:rsidP="003A22BD">
            <w:pPr>
              <w:jc w:val="center"/>
              <w:rPr>
                <w:rFonts w:eastAsia="Tahoma" w:cs="Times New Roman"/>
                <w:b/>
              </w:rPr>
            </w:pPr>
            <w:r w:rsidRPr="000A0F64">
              <w:rPr>
                <w:rFonts w:eastAsia="Tahoma" w:cs="Times New Roman"/>
                <w:b/>
              </w:rPr>
              <w:t>V4</w:t>
            </w:r>
          </w:p>
        </w:tc>
        <w:tc>
          <w:tcPr>
            <w:tcW w:w="485" w:type="dxa"/>
            <w:tcBorders>
              <w:bottom w:val="single" w:sz="4" w:space="0" w:color="auto"/>
            </w:tcBorders>
          </w:tcPr>
          <w:p w14:paraId="08537F56" w14:textId="77777777" w:rsidR="00F76BB8" w:rsidRPr="000A0F64" w:rsidRDefault="00F76BB8" w:rsidP="003A22BD">
            <w:pPr>
              <w:jc w:val="center"/>
              <w:rPr>
                <w:rFonts w:eastAsia="Tahoma" w:cs="Times New Roman"/>
                <w:b/>
              </w:rPr>
            </w:pPr>
            <w:r w:rsidRPr="000A0F64">
              <w:rPr>
                <w:rFonts w:eastAsia="Tahoma" w:cs="Times New Roman"/>
                <w:b/>
              </w:rPr>
              <w:t>V5</w:t>
            </w:r>
          </w:p>
        </w:tc>
        <w:tc>
          <w:tcPr>
            <w:tcW w:w="485" w:type="dxa"/>
            <w:tcBorders>
              <w:bottom w:val="single" w:sz="4" w:space="0" w:color="auto"/>
            </w:tcBorders>
          </w:tcPr>
          <w:p w14:paraId="0648AF62" w14:textId="77777777" w:rsidR="00F76BB8" w:rsidRPr="000A0F64" w:rsidRDefault="00F76BB8" w:rsidP="003A22BD">
            <w:pPr>
              <w:jc w:val="center"/>
              <w:rPr>
                <w:rFonts w:eastAsia="Tahoma" w:cs="Times New Roman"/>
                <w:b/>
              </w:rPr>
            </w:pPr>
            <w:r w:rsidRPr="000A0F64">
              <w:rPr>
                <w:rFonts w:eastAsia="Tahoma" w:cs="Times New Roman"/>
                <w:b/>
              </w:rPr>
              <w:t>V6</w:t>
            </w:r>
          </w:p>
        </w:tc>
        <w:tc>
          <w:tcPr>
            <w:tcW w:w="485" w:type="dxa"/>
            <w:tcBorders>
              <w:bottom w:val="single" w:sz="4" w:space="0" w:color="auto"/>
            </w:tcBorders>
          </w:tcPr>
          <w:p w14:paraId="2D7CEB5D" w14:textId="77777777" w:rsidR="00F76BB8" w:rsidRPr="000A0F64" w:rsidRDefault="00F76BB8" w:rsidP="003A22BD">
            <w:pPr>
              <w:jc w:val="center"/>
              <w:rPr>
                <w:rFonts w:eastAsia="Tahoma" w:cs="Times New Roman"/>
                <w:b/>
              </w:rPr>
            </w:pPr>
            <w:r w:rsidRPr="000A0F64">
              <w:rPr>
                <w:rFonts w:eastAsia="Tahoma" w:cs="Times New Roman"/>
                <w:b/>
              </w:rPr>
              <w:t>V7</w:t>
            </w:r>
          </w:p>
        </w:tc>
        <w:tc>
          <w:tcPr>
            <w:tcW w:w="485" w:type="dxa"/>
            <w:tcBorders>
              <w:bottom w:val="single" w:sz="4" w:space="0" w:color="auto"/>
            </w:tcBorders>
          </w:tcPr>
          <w:p w14:paraId="2C5E216F" w14:textId="77777777" w:rsidR="00F76BB8" w:rsidRPr="000A0F64" w:rsidRDefault="00F76BB8" w:rsidP="003A22BD">
            <w:pPr>
              <w:jc w:val="center"/>
              <w:rPr>
                <w:rFonts w:eastAsia="Tahoma" w:cs="Times New Roman"/>
                <w:b/>
              </w:rPr>
            </w:pPr>
            <w:r w:rsidRPr="000A0F64">
              <w:rPr>
                <w:rFonts w:eastAsia="Tahoma" w:cs="Times New Roman"/>
                <w:b/>
              </w:rPr>
              <w:t>V8</w:t>
            </w:r>
          </w:p>
        </w:tc>
        <w:tc>
          <w:tcPr>
            <w:tcW w:w="485" w:type="dxa"/>
            <w:tcBorders>
              <w:bottom w:val="single" w:sz="4" w:space="0" w:color="auto"/>
            </w:tcBorders>
          </w:tcPr>
          <w:p w14:paraId="32356037" w14:textId="77777777" w:rsidR="00F76BB8" w:rsidRPr="000A0F64" w:rsidRDefault="00F76BB8" w:rsidP="003A22BD">
            <w:pPr>
              <w:jc w:val="center"/>
              <w:rPr>
                <w:rFonts w:eastAsia="Tahoma" w:cs="Times New Roman"/>
                <w:b/>
              </w:rPr>
            </w:pPr>
            <w:r w:rsidRPr="000A0F64">
              <w:rPr>
                <w:rFonts w:eastAsia="Tahoma" w:cs="Times New Roman"/>
                <w:b/>
              </w:rPr>
              <w:t>V9</w:t>
            </w:r>
          </w:p>
        </w:tc>
        <w:tc>
          <w:tcPr>
            <w:tcW w:w="222" w:type="dxa"/>
            <w:tcBorders>
              <w:bottom w:val="single" w:sz="4" w:space="0" w:color="auto"/>
            </w:tcBorders>
          </w:tcPr>
          <w:p w14:paraId="311C5476" w14:textId="77777777" w:rsidR="00F76BB8" w:rsidRPr="000A0F64" w:rsidRDefault="00F76BB8" w:rsidP="003A22BD">
            <w:pPr>
              <w:jc w:val="center"/>
              <w:rPr>
                <w:rFonts w:eastAsia="Tahoma" w:cs="Times New Roman"/>
                <w:b/>
              </w:rPr>
            </w:pPr>
          </w:p>
        </w:tc>
      </w:tr>
      <w:tr w:rsidR="00F76BB8" w:rsidRPr="000A0F64" w14:paraId="037B856C" w14:textId="26E0F03C" w:rsidTr="008F5B11">
        <w:trPr>
          <w:trHeight w:val="57"/>
        </w:trPr>
        <w:tc>
          <w:tcPr>
            <w:tcW w:w="9371" w:type="dxa"/>
            <w:gridSpan w:val="2"/>
            <w:tcBorders>
              <w:top w:val="single" w:sz="4" w:space="0" w:color="auto"/>
            </w:tcBorders>
          </w:tcPr>
          <w:p w14:paraId="374BBFD4" w14:textId="19755E0C" w:rsidR="00F76BB8" w:rsidRPr="000A0F64" w:rsidRDefault="00F76BB8" w:rsidP="003102BC">
            <w:pPr>
              <w:ind w:left="66"/>
              <w:rPr>
                <w:rFonts w:eastAsia="Tahoma" w:cs="Times New Roman"/>
                <w:b/>
                <w:i/>
                <w:iCs/>
              </w:rPr>
            </w:pPr>
            <w:r w:rsidRPr="000A0F64">
              <w:rPr>
                <w:rFonts w:eastAsia="Tahoma" w:cs="Times New Roman"/>
                <w:b/>
                <w:i/>
                <w:iCs/>
              </w:rPr>
              <w:t>Acceptable</w:t>
            </w:r>
          </w:p>
        </w:tc>
        <w:tc>
          <w:tcPr>
            <w:tcW w:w="485" w:type="dxa"/>
            <w:tcBorders>
              <w:top w:val="single" w:sz="4" w:space="0" w:color="auto"/>
            </w:tcBorders>
          </w:tcPr>
          <w:p w14:paraId="233B15E7" w14:textId="77777777" w:rsidR="00F76BB8" w:rsidRPr="000A0F64" w:rsidRDefault="00F76BB8" w:rsidP="003A22BD">
            <w:pPr>
              <w:rPr>
                <w:rFonts w:eastAsia="Tahoma" w:cs="Times New Roman"/>
                <w:b/>
              </w:rPr>
            </w:pPr>
          </w:p>
        </w:tc>
        <w:tc>
          <w:tcPr>
            <w:tcW w:w="485" w:type="dxa"/>
            <w:tcBorders>
              <w:top w:val="single" w:sz="4" w:space="0" w:color="auto"/>
            </w:tcBorders>
          </w:tcPr>
          <w:p w14:paraId="2CC3FA1D" w14:textId="77777777" w:rsidR="00F76BB8" w:rsidRPr="000A0F64" w:rsidRDefault="00F76BB8" w:rsidP="003A22BD">
            <w:pPr>
              <w:rPr>
                <w:rFonts w:eastAsia="Tahoma" w:cs="Times New Roman"/>
                <w:b/>
              </w:rPr>
            </w:pPr>
          </w:p>
        </w:tc>
        <w:tc>
          <w:tcPr>
            <w:tcW w:w="485" w:type="dxa"/>
            <w:tcBorders>
              <w:top w:val="single" w:sz="4" w:space="0" w:color="auto"/>
            </w:tcBorders>
          </w:tcPr>
          <w:p w14:paraId="755F080B" w14:textId="77777777" w:rsidR="00F76BB8" w:rsidRPr="000A0F64" w:rsidRDefault="00F76BB8" w:rsidP="003A22BD">
            <w:pPr>
              <w:rPr>
                <w:rFonts w:eastAsia="Tahoma" w:cs="Times New Roman"/>
                <w:b/>
              </w:rPr>
            </w:pPr>
          </w:p>
        </w:tc>
        <w:tc>
          <w:tcPr>
            <w:tcW w:w="485" w:type="dxa"/>
            <w:tcBorders>
              <w:top w:val="single" w:sz="4" w:space="0" w:color="auto"/>
            </w:tcBorders>
          </w:tcPr>
          <w:p w14:paraId="59C48235" w14:textId="77777777" w:rsidR="00F76BB8" w:rsidRPr="000A0F64" w:rsidRDefault="00F76BB8" w:rsidP="003A22BD">
            <w:pPr>
              <w:rPr>
                <w:rFonts w:eastAsia="Tahoma" w:cs="Times New Roman"/>
                <w:b/>
              </w:rPr>
            </w:pPr>
          </w:p>
        </w:tc>
        <w:tc>
          <w:tcPr>
            <w:tcW w:w="485" w:type="dxa"/>
            <w:tcBorders>
              <w:top w:val="single" w:sz="4" w:space="0" w:color="auto"/>
            </w:tcBorders>
          </w:tcPr>
          <w:p w14:paraId="62C420F7" w14:textId="77777777" w:rsidR="00F76BB8" w:rsidRPr="000A0F64" w:rsidRDefault="00F76BB8" w:rsidP="003A22BD">
            <w:pPr>
              <w:rPr>
                <w:rFonts w:eastAsia="Tahoma" w:cs="Times New Roman"/>
                <w:b/>
              </w:rPr>
            </w:pPr>
          </w:p>
        </w:tc>
        <w:tc>
          <w:tcPr>
            <w:tcW w:w="485" w:type="dxa"/>
            <w:tcBorders>
              <w:top w:val="single" w:sz="4" w:space="0" w:color="auto"/>
            </w:tcBorders>
          </w:tcPr>
          <w:p w14:paraId="19318B49" w14:textId="77777777" w:rsidR="00F76BB8" w:rsidRPr="000A0F64" w:rsidRDefault="00F76BB8" w:rsidP="003A22BD">
            <w:pPr>
              <w:rPr>
                <w:rFonts w:eastAsia="Tahoma" w:cs="Times New Roman"/>
                <w:b/>
              </w:rPr>
            </w:pPr>
          </w:p>
        </w:tc>
        <w:tc>
          <w:tcPr>
            <w:tcW w:w="485" w:type="dxa"/>
            <w:tcBorders>
              <w:top w:val="single" w:sz="4" w:space="0" w:color="auto"/>
            </w:tcBorders>
          </w:tcPr>
          <w:p w14:paraId="1CB9240C" w14:textId="77777777" w:rsidR="00F76BB8" w:rsidRPr="000A0F64" w:rsidRDefault="00F76BB8" w:rsidP="003A22BD">
            <w:pPr>
              <w:rPr>
                <w:rFonts w:eastAsia="Tahoma" w:cs="Times New Roman"/>
                <w:b/>
              </w:rPr>
            </w:pPr>
          </w:p>
        </w:tc>
        <w:tc>
          <w:tcPr>
            <w:tcW w:w="485" w:type="dxa"/>
            <w:tcBorders>
              <w:top w:val="single" w:sz="4" w:space="0" w:color="auto"/>
            </w:tcBorders>
          </w:tcPr>
          <w:p w14:paraId="05A8A080" w14:textId="77777777" w:rsidR="00F76BB8" w:rsidRPr="000A0F64" w:rsidRDefault="00F76BB8" w:rsidP="003A22BD">
            <w:pPr>
              <w:rPr>
                <w:rFonts w:eastAsia="Tahoma" w:cs="Times New Roman"/>
                <w:b/>
              </w:rPr>
            </w:pPr>
          </w:p>
        </w:tc>
        <w:tc>
          <w:tcPr>
            <w:tcW w:w="485" w:type="dxa"/>
            <w:tcBorders>
              <w:top w:val="single" w:sz="4" w:space="0" w:color="auto"/>
            </w:tcBorders>
          </w:tcPr>
          <w:p w14:paraId="3122148F" w14:textId="77777777" w:rsidR="00F76BB8" w:rsidRPr="000A0F64" w:rsidRDefault="00F76BB8" w:rsidP="003A22BD">
            <w:pPr>
              <w:rPr>
                <w:rFonts w:eastAsia="Tahoma" w:cs="Times New Roman"/>
                <w:b/>
              </w:rPr>
            </w:pPr>
          </w:p>
        </w:tc>
        <w:tc>
          <w:tcPr>
            <w:tcW w:w="222" w:type="dxa"/>
            <w:tcBorders>
              <w:top w:val="single" w:sz="4" w:space="0" w:color="auto"/>
            </w:tcBorders>
          </w:tcPr>
          <w:p w14:paraId="1E6CFE92" w14:textId="77777777" w:rsidR="00F76BB8" w:rsidRPr="000A0F64" w:rsidRDefault="00F76BB8" w:rsidP="003A22BD">
            <w:pPr>
              <w:rPr>
                <w:rFonts w:eastAsia="Tahoma" w:cs="Times New Roman"/>
                <w:b/>
              </w:rPr>
            </w:pPr>
          </w:p>
        </w:tc>
      </w:tr>
      <w:tr w:rsidR="00F76BB8" w:rsidRPr="000A0F64" w14:paraId="4BDC2594" w14:textId="566EF989" w:rsidTr="008F5B11">
        <w:trPr>
          <w:trHeight w:val="57"/>
        </w:trPr>
        <w:tc>
          <w:tcPr>
            <w:tcW w:w="1475" w:type="dxa"/>
          </w:tcPr>
          <w:p w14:paraId="3B0AD0D8" w14:textId="77777777" w:rsidR="00F76BB8" w:rsidRPr="000A0F64" w:rsidRDefault="00F76BB8" w:rsidP="003102BC">
            <w:pPr>
              <w:ind w:left="66"/>
              <w:rPr>
                <w:rFonts w:eastAsia="Tahoma" w:cs="Times New Roman"/>
                <w:bCs/>
              </w:rPr>
            </w:pPr>
          </w:p>
        </w:tc>
        <w:tc>
          <w:tcPr>
            <w:tcW w:w="7896" w:type="dxa"/>
          </w:tcPr>
          <w:p w14:paraId="710283D9" w14:textId="280D1477" w:rsidR="00F76BB8" w:rsidRPr="0021127C" w:rsidRDefault="008F5B11" w:rsidP="003102BC">
            <w:pPr>
              <w:ind w:left="66"/>
              <w:rPr>
                <w:rFonts w:eastAsia="Tahoma" w:cs="Times New Roman"/>
                <w:bCs/>
                <w:color w:val="C00000"/>
              </w:rPr>
            </w:pPr>
            <w:ins w:id="242" w:author="DrEFA" w:date="2023-05-02T09:42:00Z">
              <w:r w:rsidRPr="0021127C">
                <w:rPr>
                  <w:rFonts w:eastAsia="Tahoma" w:cs="Times New Roman"/>
                  <w:bCs/>
                  <w:color w:val="C00000"/>
                </w:rPr>
                <w:t>Biosphere protection</w:t>
              </w:r>
            </w:ins>
          </w:p>
        </w:tc>
        <w:tc>
          <w:tcPr>
            <w:tcW w:w="485" w:type="dxa"/>
          </w:tcPr>
          <w:p w14:paraId="685E47C4" w14:textId="77777777" w:rsidR="00F76BB8" w:rsidRPr="000A0F64" w:rsidRDefault="00F76BB8" w:rsidP="003102BC">
            <w:pPr>
              <w:rPr>
                <w:rFonts w:eastAsia="Tahoma" w:cs="Times New Roman"/>
                <w:b/>
              </w:rPr>
            </w:pPr>
          </w:p>
        </w:tc>
        <w:tc>
          <w:tcPr>
            <w:tcW w:w="485" w:type="dxa"/>
          </w:tcPr>
          <w:p w14:paraId="03F42550" w14:textId="77777777" w:rsidR="00F76BB8" w:rsidRPr="000A0F64" w:rsidRDefault="00F76BB8" w:rsidP="003102BC">
            <w:pPr>
              <w:rPr>
                <w:rFonts w:eastAsia="Tahoma" w:cs="Times New Roman"/>
                <w:b/>
              </w:rPr>
            </w:pPr>
          </w:p>
        </w:tc>
        <w:tc>
          <w:tcPr>
            <w:tcW w:w="485" w:type="dxa"/>
          </w:tcPr>
          <w:p w14:paraId="4848323F" w14:textId="77777777" w:rsidR="00F76BB8" w:rsidRPr="000A0F64" w:rsidRDefault="00F76BB8" w:rsidP="003A22BD">
            <w:pPr>
              <w:rPr>
                <w:rFonts w:eastAsia="Tahoma" w:cs="Times New Roman"/>
                <w:b/>
              </w:rPr>
            </w:pPr>
          </w:p>
        </w:tc>
        <w:tc>
          <w:tcPr>
            <w:tcW w:w="485" w:type="dxa"/>
          </w:tcPr>
          <w:p w14:paraId="14BC7FF8" w14:textId="77777777" w:rsidR="00F76BB8" w:rsidRPr="000A0F64" w:rsidRDefault="00F76BB8" w:rsidP="003A22BD">
            <w:pPr>
              <w:rPr>
                <w:rFonts w:eastAsia="Tahoma" w:cs="Times New Roman"/>
                <w:b/>
              </w:rPr>
            </w:pPr>
          </w:p>
        </w:tc>
        <w:tc>
          <w:tcPr>
            <w:tcW w:w="485" w:type="dxa"/>
          </w:tcPr>
          <w:p w14:paraId="1E8601D8" w14:textId="77777777" w:rsidR="00F76BB8" w:rsidRPr="000A0F64" w:rsidRDefault="00F76BB8" w:rsidP="003A22BD">
            <w:pPr>
              <w:rPr>
                <w:rFonts w:eastAsia="Tahoma" w:cs="Times New Roman"/>
                <w:b/>
              </w:rPr>
            </w:pPr>
          </w:p>
        </w:tc>
        <w:tc>
          <w:tcPr>
            <w:tcW w:w="485" w:type="dxa"/>
          </w:tcPr>
          <w:p w14:paraId="16019084" w14:textId="77777777" w:rsidR="00F76BB8" w:rsidRPr="000A0F64" w:rsidRDefault="00F76BB8" w:rsidP="003A22BD">
            <w:pPr>
              <w:rPr>
                <w:rFonts w:eastAsia="Tahoma" w:cs="Times New Roman"/>
                <w:b/>
              </w:rPr>
            </w:pPr>
          </w:p>
        </w:tc>
        <w:tc>
          <w:tcPr>
            <w:tcW w:w="485" w:type="dxa"/>
          </w:tcPr>
          <w:p w14:paraId="5511D1A6" w14:textId="77777777" w:rsidR="00F76BB8" w:rsidRPr="000A0F64" w:rsidRDefault="00F76BB8" w:rsidP="003A22BD">
            <w:pPr>
              <w:rPr>
                <w:rFonts w:eastAsia="Tahoma" w:cs="Times New Roman"/>
                <w:b/>
              </w:rPr>
            </w:pPr>
          </w:p>
        </w:tc>
        <w:tc>
          <w:tcPr>
            <w:tcW w:w="485" w:type="dxa"/>
          </w:tcPr>
          <w:p w14:paraId="27A4A1E7" w14:textId="77777777" w:rsidR="00F76BB8" w:rsidRPr="000A0F64" w:rsidRDefault="00F76BB8" w:rsidP="003A22BD">
            <w:pPr>
              <w:rPr>
                <w:rFonts w:eastAsia="Tahoma" w:cs="Times New Roman"/>
                <w:b/>
              </w:rPr>
            </w:pPr>
          </w:p>
        </w:tc>
        <w:tc>
          <w:tcPr>
            <w:tcW w:w="485" w:type="dxa"/>
          </w:tcPr>
          <w:p w14:paraId="71E3D12A" w14:textId="77777777" w:rsidR="00F76BB8" w:rsidRPr="000A0F64" w:rsidRDefault="00F76BB8" w:rsidP="003A22BD">
            <w:pPr>
              <w:rPr>
                <w:rFonts w:eastAsia="Tahoma" w:cs="Times New Roman"/>
                <w:b/>
              </w:rPr>
            </w:pPr>
          </w:p>
        </w:tc>
        <w:tc>
          <w:tcPr>
            <w:tcW w:w="222" w:type="dxa"/>
          </w:tcPr>
          <w:p w14:paraId="7A67D615" w14:textId="77777777" w:rsidR="00F76BB8" w:rsidRPr="000A0F64" w:rsidRDefault="00F76BB8" w:rsidP="003A22BD">
            <w:pPr>
              <w:rPr>
                <w:rFonts w:eastAsia="Tahoma" w:cs="Times New Roman"/>
                <w:b/>
              </w:rPr>
            </w:pPr>
          </w:p>
        </w:tc>
      </w:tr>
      <w:tr w:rsidR="00F76BB8" w:rsidRPr="000A0F64" w14:paraId="0AD60353" w14:textId="7C8CD13F" w:rsidTr="008F5B11">
        <w:trPr>
          <w:trHeight w:val="57"/>
        </w:trPr>
        <w:tc>
          <w:tcPr>
            <w:tcW w:w="1475" w:type="dxa"/>
          </w:tcPr>
          <w:p w14:paraId="390E42EC" w14:textId="77777777" w:rsidR="00F76BB8" w:rsidRPr="000A0F64" w:rsidRDefault="00F76BB8" w:rsidP="003102BC">
            <w:pPr>
              <w:ind w:left="66"/>
              <w:rPr>
                <w:rFonts w:eastAsia="Tahoma" w:cs="Times New Roman"/>
                <w:bCs/>
              </w:rPr>
            </w:pPr>
          </w:p>
        </w:tc>
        <w:tc>
          <w:tcPr>
            <w:tcW w:w="7896" w:type="dxa"/>
          </w:tcPr>
          <w:p w14:paraId="0F055705" w14:textId="4237FFDE" w:rsidR="00F76BB8" w:rsidRPr="0021127C" w:rsidRDefault="008F5B11" w:rsidP="003102BC">
            <w:pPr>
              <w:ind w:left="66"/>
              <w:rPr>
                <w:rFonts w:eastAsia="Tahoma" w:cs="Times New Roman"/>
                <w:bCs/>
                <w:color w:val="C00000"/>
              </w:rPr>
            </w:pPr>
            <w:ins w:id="243" w:author="DrEFA" w:date="2023-05-02T09:42:00Z">
              <w:r w:rsidRPr="0021127C">
                <w:rPr>
                  <w:rFonts w:eastAsia="Tahoma" w:cs="Times New Roman"/>
                  <w:bCs/>
                  <w:color w:val="C00000"/>
                </w:rPr>
                <w:t>Basic drinking water supply</w:t>
              </w:r>
            </w:ins>
          </w:p>
        </w:tc>
        <w:tc>
          <w:tcPr>
            <w:tcW w:w="485" w:type="dxa"/>
          </w:tcPr>
          <w:p w14:paraId="5C28A2F2" w14:textId="77777777" w:rsidR="00F76BB8" w:rsidRPr="000A0F64" w:rsidRDefault="00F76BB8" w:rsidP="003102BC">
            <w:pPr>
              <w:rPr>
                <w:rFonts w:eastAsia="Tahoma" w:cs="Times New Roman"/>
                <w:b/>
              </w:rPr>
            </w:pPr>
          </w:p>
        </w:tc>
        <w:tc>
          <w:tcPr>
            <w:tcW w:w="485" w:type="dxa"/>
          </w:tcPr>
          <w:p w14:paraId="1DFFFCB3" w14:textId="77777777" w:rsidR="00F76BB8" w:rsidRPr="000A0F64" w:rsidRDefault="00F76BB8" w:rsidP="003102BC">
            <w:pPr>
              <w:rPr>
                <w:rFonts w:eastAsia="Tahoma" w:cs="Times New Roman"/>
                <w:b/>
              </w:rPr>
            </w:pPr>
          </w:p>
        </w:tc>
        <w:tc>
          <w:tcPr>
            <w:tcW w:w="485" w:type="dxa"/>
          </w:tcPr>
          <w:p w14:paraId="008E3041" w14:textId="77777777" w:rsidR="00F76BB8" w:rsidRPr="000A0F64" w:rsidRDefault="00F76BB8" w:rsidP="003A22BD">
            <w:pPr>
              <w:rPr>
                <w:rFonts w:eastAsia="Tahoma" w:cs="Times New Roman"/>
                <w:b/>
              </w:rPr>
            </w:pPr>
          </w:p>
        </w:tc>
        <w:tc>
          <w:tcPr>
            <w:tcW w:w="485" w:type="dxa"/>
          </w:tcPr>
          <w:p w14:paraId="69DDDD31" w14:textId="77777777" w:rsidR="00F76BB8" w:rsidRPr="000A0F64" w:rsidRDefault="00F76BB8" w:rsidP="003A22BD">
            <w:pPr>
              <w:rPr>
                <w:rFonts w:eastAsia="Tahoma" w:cs="Times New Roman"/>
                <w:b/>
              </w:rPr>
            </w:pPr>
          </w:p>
        </w:tc>
        <w:tc>
          <w:tcPr>
            <w:tcW w:w="485" w:type="dxa"/>
          </w:tcPr>
          <w:p w14:paraId="7F7B87C0" w14:textId="77777777" w:rsidR="00F76BB8" w:rsidRPr="000A0F64" w:rsidRDefault="00F76BB8" w:rsidP="003A22BD">
            <w:pPr>
              <w:rPr>
                <w:rFonts w:eastAsia="Tahoma" w:cs="Times New Roman"/>
                <w:b/>
              </w:rPr>
            </w:pPr>
          </w:p>
        </w:tc>
        <w:tc>
          <w:tcPr>
            <w:tcW w:w="485" w:type="dxa"/>
          </w:tcPr>
          <w:p w14:paraId="4113CC15" w14:textId="77777777" w:rsidR="00F76BB8" w:rsidRPr="000A0F64" w:rsidRDefault="00F76BB8" w:rsidP="003A22BD">
            <w:pPr>
              <w:rPr>
                <w:rFonts w:eastAsia="Tahoma" w:cs="Times New Roman"/>
                <w:b/>
              </w:rPr>
            </w:pPr>
          </w:p>
        </w:tc>
        <w:tc>
          <w:tcPr>
            <w:tcW w:w="485" w:type="dxa"/>
          </w:tcPr>
          <w:p w14:paraId="2F891ADF" w14:textId="77777777" w:rsidR="00F76BB8" w:rsidRPr="000A0F64" w:rsidRDefault="00F76BB8" w:rsidP="003A22BD">
            <w:pPr>
              <w:rPr>
                <w:rFonts w:eastAsia="Tahoma" w:cs="Times New Roman"/>
                <w:b/>
              </w:rPr>
            </w:pPr>
          </w:p>
        </w:tc>
        <w:tc>
          <w:tcPr>
            <w:tcW w:w="485" w:type="dxa"/>
          </w:tcPr>
          <w:p w14:paraId="39D89D4D" w14:textId="77777777" w:rsidR="00F76BB8" w:rsidRPr="000A0F64" w:rsidRDefault="00F76BB8" w:rsidP="003A22BD">
            <w:pPr>
              <w:rPr>
                <w:rFonts w:eastAsia="Tahoma" w:cs="Times New Roman"/>
                <w:b/>
              </w:rPr>
            </w:pPr>
          </w:p>
        </w:tc>
        <w:tc>
          <w:tcPr>
            <w:tcW w:w="485" w:type="dxa"/>
          </w:tcPr>
          <w:p w14:paraId="461766F8" w14:textId="77777777" w:rsidR="00F76BB8" w:rsidRPr="000A0F64" w:rsidRDefault="00F76BB8" w:rsidP="003A22BD">
            <w:pPr>
              <w:rPr>
                <w:rFonts w:eastAsia="Tahoma" w:cs="Times New Roman"/>
                <w:b/>
              </w:rPr>
            </w:pPr>
          </w:p>
        </w:tc>
        <w:tc>
          <w:tcPr>
            <w:tcW w:w="222" w:type="dxa"/>
          </w:tcPr>
          <w:p w14:paraId="41445433" w14:textId="77777777" w:rsidR="00F76BB8" w:rsidRPr="000A0F64" w:rsidRDefault="00F76BB8" w:rsidP="003A22BD">
            <w:pPr>
              <w:rPr>
                <w:rFonts w:eastAsia="Tahoma" w:cs="Times New Roman"/>
                <w:b/>
              </w:rPr>
            </w:pPr>
          </w:p>
        </w:tc>
      </w:tr>
      <w:tr w:rsidR="00F76BB8" w:rsidRPr="000A0F64" w14:paraId="53194AF4" w14:textId="755EFB2C" w:rsidTr="008F5B11">
        <w:trPr>
          <w:trHeight w:val="57"/>
        </w:trPr>
        <w:tc>
          <w:tcPr>
            <w:tcW w:w="1475" w:type="dxa"/>
          </w:tcPr>
          <w:p w14:paraId="33AE723B" w14:textId="77777777" w:rsidR="00F76BB8" w:rsidRPr="000A0F64" w:rsidRDefault="00F76BB8" w:rsidP="003102BC">
            <w:pPr>
              <w:ind w:left="66"/>
              <w:rPr>
                <w:rFonts w:eastAsia="Tahoma" w:cs="Times New Roman"/>
                <w:bCs/>
              </w:rPr>
            </w:pPr>
          </w:p>
        </w:tc>
        <w:tc>
          <w:tcPr>
            <w:tcW w:w="7896" w:type="dxa"/>
          </w:tcPr>
          <w:p w14:paraId="147339AB" w14:textId="0AB3AA14" w:rsidR="00F76BB8" w:rsidRPr="0021127C" w:rsidRDefault="008F5B11" w:rsidP="003102BC">
            <w:pPr>
              <w:ind w:left="66"/>
              <w:rPr>
                <w:rFonts w:eastAsia="Tahoma" w:cs="Times New Roman"/>
                <w:bCs/>
                <w:color w:val="C00000"/>
              </w:rPr>
            </w:pPr>
            <w:ins w:id="244" w:author="DrEFA" w:date="2023-05-02T09:43:00Z">
              <w:r w:rsidRPr="0021127C">
                <w:rPr>
                  <w:rFonts w:eastAsia="Tahoma" w:cs="Times New Roman"/>
                  <w:bCs/>
                  <w:color w:val="C00000"/>
                </w:rPr>
                <w:t>Rural development</w:t>
              </w:r>
            </w:ins>
          </w:p>
        </w:tc>
        <w:tc>
          <w:tcPr>
            <w:tcW w:w="485" w:type="dxa"/>
          </w:tcPr>
          <w:p w14:paraId="6FD46BD8" w14:textId="77777777" w:rsidR="00F76BB8" w:rsidRPr="000A0F64" w:rsidRDefault="00F76BB8" w:rsidP="003102BC">
            <w:pPr>
              <w:rPr>
                <w:rFonts w:eastAsia="Tahoma" w:cs="Times New Roman"/>
                <w:b/>
              </w:rPr>
            </w:pPr>
          </w:p>
        </w:tc>
        <w:tc>
          <w:tcPr>
            <w:tcW w:w="485" w:type="dxa"/>
          </w:tcPr>
          <w:p w14:paraId="433A35BB" w14:textId="77777777" w:rsidR="00F76BB8" w:rsidRPr="000A0F64" w:rsidRDefault="00F76BB8" w:rsidP="003102BC">
            <w:pPr>
              <w:rPr>
                <w:rFonts w:eastAsia="Tahoma" w:cs="Times New Roman"/>
                <w:b/>
              </w:rPr>
            </w:pPr>
          </w:p>
        </w:tc>
        <w:tc>
          <w:tcPr>
            <w:tcW w:w="485" w:type="dxa"/>
          </w:tcPr>
          <w:p w14:paraId="2B2C0EF1" w14:textId="77777777" w:rsidR="00F76BB8" w:rsidRPr="000A0F64" w:rsidRDefault="00F76BB8" w:rsidP="003A22BD">
            <w:pPr>
              <w:rPr>
                <w:rFonts w:eastAsia="Tahoma" w:cs="Times New Roman"/>
                <w:b/>
              </w:rPr>
            </w:pPr>
          </w:p>
        </w:tc>
        <w:tc>
          <w:tcPr>
            <w:tcW w:w="485" w:type="dxa"/>
          </w:tcPr>
          <w:p w14:paraId="5445FC61" w14:textId="77777777" w:rsidR="00F76BB8" w:rsidRPr="000A0F64" w:rsidRDefault="00F76BB8" w:rsidP="003A22BD">
            <w:pPr>
              <w:rPr>
                <w:rFonts w:eastAsia="Tahoma" w:cs="Times New Roman"/>
                <w:b/>
              </w:rPr>
            </w:pPr>
          </w:p>
        </w:tc>
        <w:tc>
          <w:tcPr>
            <w:tcW w:w="485" w:type="dxa"/>
          </w:tcPr>
          <w:p w14:paraId="1BF0045C" w14:textId="77777777" w:rsidR="00F76BB8" w:rsidRPr="000A0F64" w:rsidRDefault="00F76BB8" w:rsidP="003A22BD">
            <w:pPr>
              <w:rPr>
                <w:rFonts w:eastAsia="Tahoma" w:cs="Times New Roman"/>
                <w:b/>
              </w:rPr>
            </w:pPr>
          </w:p>
        </w:tc>
        <w:tc>
          <w:tcPr>
            <w:tcW w:w="485" w:type="dxa"/>
          </w:tcPr>
          <w:p w14:paraId="61E3FF35" w14:textId="77777777" w:rsidR="00F76BB8" w:rsidRPr="000A0F64" w:rsidRDefault="00F76BB8" w:rsidP="003A22BD">
            <w:pPr>
              <w:rPr>
                <w:rFonts w:eastAsia="Tahoma" w:cs="Times New Roman"/>
                <w:b/>
              </w:rPr>
            </w:pPr>
          </w:p>
        </w:tc>
        <w:tc>
          <w:tcPr>
            <w:tcW w:w="485" w:type="dxa"/>
          </w:tcPr>
          <w:p w14:paraId="02C28088" w14:textId="77777777" w:rsidR="00F76BB8" w:rsidRPr="000A0F64" w:rsidRDefault="00F76BB8" w:rsidP="003A22BD">
            <w:pPr>
              <w:rPr>
                <w:rFonts w:eastAsia="Tahoma" w:cs="Times New Roman"/>
                <w:b/>
              </w:rPr>
            </w:pPr>
          </w:p>
        </w:tc>
        <w:tc>
          <w:tcPr>
            <w:tcW w:w="485" w:type="dxa"/>
          </w:tcPr>
          <w:p w14:paraId="7AC98093" w14:textId="77777777" w:rsidR="00F76BB8" w:rsidRPr="000A0F64" w:rsidRDefault="00F76BB8" w:rsidP="003A22BD">
            <w:pPr>
              <w:rPr>
                <w:rFonts w:eastAsia="Tahoma" w:cs="Times New Roman"/>
                <w:b/>
              </w:rPr>
            </w:pPr>
          </w:p>
        </w:tc>
        <w:tc>
          <w:tcPr>
            <w:tcW w:w="485" w:type="dxa"/>
          </w:tcPr>
          <w:p w14:paraId="1F5676D3" w14:textId="77777777" w:rsidR="00F76BB8" w:rsidRPr="000A0F64" w:rsidRDefault="00F76BB8" w:rsidP="003A22BD">
            <w:pPr>
              <w:rPr>
                <w:rFonts w:eastAsia="Tahoma" w:cs="Times New Roman"/>
                <w:b/>
              </w:rPr>
            </w:pPr>
          </w:p>
        </w:tc>
        <w:tc>
          <w:tcPr>
            <w:tcW w:w="222" w:type="dxa"/>
          </w:tcPr>
          <w:p w14:paraId="57D6AE3C" w14:textId="77777777" w:rsidR="00F76BB8" w:rsidRPr="000A0F64" w:rsidRDefault="00F76BB8" w:rsidP="003A22BD">
            <w:pPr>
              <w:rPr>
                <w:rFonts w:eastAsia="Tahoma" w:cs="Times New Roman"/>
                <w:b/>
              </w:rPr>
            </w:pPr>
          </w:p>
        </w:tc>
      </w:tr>
      <w:tr w:rsidR="00F76BB8" w:rsidRPr="000A0F64" w14:paraId="59AE7CDA" w14:textId="61E71953" w:rsidTr="008F5B11">
        <w:trPr>
          <w:trHeight w:val="57"/>
        </w:trPr>
        <w:tc>
          <w:tcPr>
            <w:tcW w:w="1475" w:type="dxa"/>
          </w:tcPr>
          <w:p w14:paraId="16DE986A" w14:textId="77777777" w:rsidR="00F76BB8" w:rsidRPr="000A0F64" w:rsidRDefault="00F76BB8" w:rsidP="003102BC">
            <w:pPr>
              <w:ind w:left="66"/>
              <w:rPr>
                <w:rFonts w:eastAsia="Tahoma" w:cs="Times New Roman"/>
                <w:bCs/>
              </w:rPr>
            </w:pPr>
          </w:p>
        </w:tc>
        <w:tc>
          <w:tcPr>
            <w:tcW w:w="7896" w:type="dxa"/>
          </w:tcPr>
          <w:p w14:paraId="52A05CB4" w14:textId="51BC1610" w:rsidR="00F76BB8" w:rsidRPr="0021127C" w:rsidRDefault="008F5B11" w:rsidP="003102BC">
            <w:pPr>
              <w:ind w:left="66"/>
              <w:rPr>
                <w:rFonts w:eastAsia="Tahoma" w:cs="Times New Roman"/>
                <w:bCs/>
                <w:color w:val="C00000"/>
              </w:rPr>
            </w:pPr>
            <w:ins w:id="245" w:author="DrEFA" w:date="2023-05-02T09:43:00Z">
              <w:r w:rsidRPr="0021127C">
                <w:rPr>
                  <w:rFonts w:eastAsia="Tahoma" w:cs="Times New Roman"/>
                  <w:bCs/>
                  <w:color w:val="C00000"/>
                </w:rPr>
                <w:t>Employment creation</w:t>
              </w:r>
            </w:ins>
          </w:p>
        </w:tc>
        <w:tc>
          <w:tcPr>
            <w:tcW w:w="485" w:type="dxa"/>
          </w:tcPr>
          <w:p w14:paraId="713AC8A4" w14:textId="77777777" w:rsidR="00F76BB8" w:rsidRPr="000A0F64" w:rsidRDefault="00F76BB8" w:rsidP="003102BC">
            <w:pPr>
              <w:rPr>
                <w:rFonts w:eastAsia="Tahoma" w:cs="Times New Roman"/>
                <w:b/>
              </w:rPr>
            </w:pPr>
          </w:p>
        </w:tc>
        <w:tc>
          <w:tcPr>
            <w:tcW w:w="485" w:type="dxa"/>
          </w:tcPr>
          <w:p w14:paraId="77301CD5" w14:textId="77777777" w:rsidR="00F76BB8" w:rsidRPr="000A0F64" w:rsidRDefault="00F76BB8" w:rsidP="003102BC">
            <w:pPr>
              <w:rPr>
                <w:rFonts w:eastAsia="Tahoma" w:cs="Times New Roman"/>
                <w:b/>
              </w:rPr>
            </w:pPr>
          </w:p>
        </w:tc>
        <w:tc>
          <w:tcPr>
            <w:tcW w:w="485" w:type="dxa"/>
          </w:tcPr>
          <w:p w14:paraId="0BCF0EE5" w14:textId="77777777" w:rsidR="00F76BB8" w:rsidRPr="000A0F64" w:rsidRDefault="00F76BB8" w:rsidP="003A22BD">
            <w:pPr>
              <w:rPr>
                <w:rFonts w:eastAsia="Tahoma" w:cs="Times New Roman"/>
                <w:b/>
              </w:rPr>
            </w:pPr>
          </w:p>
        </w:tc>
        <w:tc>
          <w:tcPr>
            <w:tcW w:w="485" w:type="dxa"/>
          </w:tcPr>
          <w:p w14:paraId="217B0FE1" w14:textId="77777777" w:rsidR="00F76BB8" w:rsidRPr="000A0F64" w:rsidRDefault="00F76BB8" w:rsidP="003A22BD">
            <w:pPr>
              <w:rPr>
                <w:rFonts w:eastAsia="Tahoma" w:cs="Times New Roman"/>
                <w:b/>
              </w:rPr>
            </w:pPr>
          </w:p>
        </w:tc>
        <w:tc>
          <w:tcPr>
            <w:tcW w:w="485" w:type="dxa"/>
          </w:tcPr>
          <w:p w14:paraId="091CF66B" w14:textId="77777777" w:rsidR="00F76BB8" w:rsidRPr="000A0F64" w:rsidRDefault="00F76BB8" w:rsidP="003A22BD">
            <w:pPr>
              <w:rPr>
                <w:rFonts w:eastAsia="Tahoma" w:cs="Times New Roman"/>
                <w:b/>
              </w:rPr>
            </w:pPr>
          </w:p>
        </w:tc>
        <w:tc>
          <w:tcPr>
            <w:tcW w:w="485" w:type="dxa"/>
          </w:tcPr>
          <w:p w14:paraId="37262BE2" w14:textId="77777777" w:rsidR="00F76BB8" w:rsidRPr="000A0F64" w:rsidRDefault="00F76BB8" w:rsidP="003A22BD">
            <w:pPr>
              <w:rPr>
                <w:rFonts w:eastAsia="Tahoma" w:cs="Times New Roman"/>
                <w:b/>
              </w:rPr>
            </w:pPr>
          </w:p>
        </w:tc>
        <w:tc>
          <w:tcPr>
            <w:tcW w:w="485" w:type="dxa"/>
          </w:tcPr>
          <w:p w14:paraId="4E6E3BBE" w14:textId="77777777" w:rsidR="00F76BB8" w:rsidRPr="000A0F64" w:rsidRDefault="00F76BB8" w:rsidP="003A22BD">
            <w:pPr>
              <w:rPr>
                <w:rFonts w:eastAsia="Tahoma" w:cs="Times New Roman"/>
                <w:b/>
              </w:rPr>
            </w:pPr>
          </w:p>
        </w:tc>
        <w:tc>
          <w:tcPr>
            <w:tcW w:w="485" w:type="dxa"/>
          </w:tcPr>
          <w:p w14:paraId="75F6BC2A" w14:textId="77777777" w:rsidR="00F76BB8" w:rsidRPr="000A0F64" w:rsidRDefault="00F76BB8" w:rsidP="003A22BD">
            <w:pPr>
              <w:rPr>
                <w:rFonts w:eastAsia="Tahoma" w:cs="Times New Roman"/>
                <w:b/>
              </w:rPr>
            </w:pPr>
          </w:p>
        </w:tc>
        <w:tc>
          <w:tcPr>
            <w:tcW w:w="485" w:type="dxa"/>
          </w:tcPr>
          <w:p w14:paraId="159D96CA" w14:textId="77777777" w:rsidR="00F76BB8" w:rsidRPr="000A0F64" w:rsidRDefault="00F76BB8" w:rsidP="003A22BD">
            <w:pPr>
              <w:rPr>
                <w:rFonts w:eastAsia="Tahoma" w:cs="Times New Roman"/>
                <w:b/>
              </w:rPr>
            </w:pPr>
          </w:p>
        </w:tc>
        <w:tc>
          <w:tcPr>
            <w:tcW w:w="222" w:type="dxa"/>
          </w:tcPr>
          <w:p w14:paraId="79C363B5" w14:textId="77777777" w:rsidR="00F76BB8" w:rsidRPr="000A0F64" w:rsidRDefault="00F76BB8" w:rsidP="003A22BD">
            <w:pPr>
              <w:rPr>
                <w:rFonts w:eastAsia="Tahoma" w:cs="Times New Roman"/>
                <w:b/>
              </w:rPr>
            </w:pPr>
          </w:p>
        </w:tc>
      </w:tr>
      <w:tr w:rsidR="00F76BB8" w:rsidRPr="000A0F64" w14:paraId="534BFE88" w14:textId="57D51FCC" w:rsidTr="008F5B11">
        <w:trPr>
          <w:trHeight w:val="57"/>
        </w:trPr>
        <w:tc>
          <w:tcPr>
            <w:tcW w:w="1475" w:type="dxa"/>
          </w:tcPr>
          <w:p w14:paraId="67313CE3" w14:textId="77777777" w:rsidR="00F76BB8" w:rsidRPr="000A0F64" w:rsidRDefault="00F76BB8" w:rsidP="003102BC">
            <w:pPr>
              <w:ind w:left="66"/>
              <w:rPr>
                <w:rFonts w:eastAsia="Tahoma" w:cs="Times New Roman"/>
                <w:bCs/>
              </w:rPr>
            </w:pPr>
          </w:p>
        </w:tc>
        <w:tc>
          <w:tcPr>
            <w:tcW w:w="7896" w:type="dxa"/>
          </w:tcPr>
          <w:p w14:paraId="4D6B014C" w14:textId="4A88E023" w:rsidR="00F76BB8" w:rsidRPr="0021127C" w:rsidRDefault="008F5B11" w:rsidP="003102BC">
            <w:pPr>
              <w:ind w:left="66"/>
              <w:rPr>
                <w:rFonts w:eastAsia="Tahoma" w:cs="Times New Roman"/>
                <w:bCs/>
                <w:color w:val="C00000"/>
              </w:rPr>
            </w:pPr>
            <w:ins w:id="246" w:author="DrEFA" w:date="2023-05-02T09:43:00Z">
              <w:r w:rsidRPr="0021127C">
                <w:rPr>
                  <w:rFonts w:eastAsia="Tahoma" w:cs="Times New Roman"/>
                  <w:bCs/>
                  <w:color w:val="C00000"/>
                </w:rPr>
                <w:t>Agricultural development</w:t>
              </w:r>
            </w:ins>
          </w:p>
        </w:tc>
        <w:tc>
          <w:tcPr>
            <w:tcW w:w="485" w:type="dxa"/>
          </w:tcPr>
          <w:p w14:paraId="7DB562DC" w14:textId="77777777" w:rsidR="00F76BB8" w:rsidRPr="000A0F64" w:rsidRDefault="00F76BB8" w:rsidP="003102BC">
            <w:pPr>
              <w:rPr>
                <w:rFonts w:eastAsia="Tahoma" w:cs="Times New Roman"/>
                <w:b/>
              </w:rPr>
            </w:pPr>
          </w:p>
        </w:tc>
        <w:tc>
          <w:tcPr>
            <w:tcW w:w="485" w:type="dxa"/>
          </w:tcPr>
          <w:p w14:paraId="329E7E1F" w14:textId="77777777" w:rsidR="00F76BB8" w:rsidRPr="000A0F64" w:rsidRDefault="00F76BB8" w:rsidP="003102BC">
            <w:pPr>
              <w:rPr>
                <w:rFonts w:eastAsia="Tahoma" w:cs="Times New Roman"/>
                <w:b/>
              </w:rPr>
            </w:pPr>
          </w:p>
        </w:tc>
        <w:tc>
          <w:tcPr>
            <w:tcW w:w="485" w:type="dxa"/>
          </w:tcPr>
          <w:p w14:paraId="055929D5" w14:textId="77777777" w:rsidR="00F76BB8" w:rsidRPr="000A0F64" w:rsidRDefault="00F76BB8" w:rsidP="003A22BD">
            <w:pPr>
              <w:rPr>
                <w:rFonts w:eastAsia="Tahoma" w:cs="Times New Roman"/>
                <w:b/>
              </w:rPr>
            </w:pPr>
          </w:p>
        </w:tc>
        <w:tc>
          <w:tcPr>
            <w:tcW w:w="485" w:type="dxa"/>
          </w:tcPr>
          <w:p w14:paraId="48A67731" w14:textId="77777777" w:rsidR="00F76BB8" w:rsidRPr="000A0F64" w:rsidRDefault="00F76BB8" w:rsidP="003A22BD">
            <w:pPr>
              <w:rPr>
                <w:rFonts w:eastAsia="Tahoma" w:cs="Times New Roman"/>
                <w:b/>
              </w:rPr>
            </w:pPr>
          </w:p>
        </w:tc>
        <w:tc>
          <w:tcPr>
            <w:tcW w:w="485" w:type="dxa"/>
          </w:tcPr>
          <w:p w14:paraId="35377016" w14:textId="77777777" w:rsidR="00F76BB8" w:rsidRPr="000A0F64" w:rsidRDefault="00F76BB8" w:rsidP="003A22BD">
            <w:pPr>
              <w:rPr>
                <w:rFonts w:eastAsia="Tahoma" w:cs="Times New Roman"/>
                <w:b/>
              </w:rPr>
            </w:pPr>
          </w:p>
        </w:tc>
        <w:tc>
          <w:tcPr>
            <w:tcW w:w="485" w:type="dxa"/>
          </w:tcPr>
          <w:p w14:paraId="2AD3DB4D" w14:textId="77777777" w:rsidR="00F76BB8" w:rsidRPr="000A0F64" w:rsidRDefault="00F76BB8" w:rsidP="003A22BD">
            <w:pPr>
              <w:rPr>
                <w:rFonts w:eastAsia="Tahoma" w:cs="Times New Roman"/>
                <w:b/>
              </w:rPr>
            </w:pPr>
          </w:p>
        </w:tc>
        <w:tc>
          <w:tcPr>
            <w:tcW w:w="485" w:type="dxa"/>
          </w:tcPr>
          <w:p w14:paraId="1C90F49D" w14:textId="77777777" w:rsidR="00F76BB8" w:rsidRPr="000A0F64" w:rsidRDefault="00F76BB8" w:rsidP="003A22BD">
            <w:pPr>
              <w:rPr>
                <w:rFonts w:eastAsia="Tahoma" w:cs="Times New Roman"/>
                <w:b/>
              </w:rPr>
            </w:pPr>
          </w:p>
        </w:tc>
        <w:tc>
          <w:tcPr>
            <w:tcW w:w="485" w:type="dxa"/>
          </w:tcPr>
          <w:p w14:paraId="0004E422" w14:textId="77777777" w:rsidR="00F76BB8" w:rsidRPr="000A0F64" w:rsidRDefault="00F76BB8" w:rsidP="003A22BD">
            <w:pPr>
              <w:rPr>
                <w:rFonts w:eastAsia="Tahoma" w:cs="Times New Roman"/>
                <w:b/>
              </w:rPr>
            </w:pPr>
          </w:p>
        </w:tc>
        <w:tc>
          <w:tcPr>
            <w:tcW w:w="485" w:type="dxa"/>
          </w:tcPr>
          <w:p w14:paraId="56B0AF90" w14:textId="77777777" w:rsidR="00F76BB8" w:rsidRPr="000A0F64" w:rsidRDefault="00F76BB8" w:rsidP="003A22BD">
            <w:pPr>
              <w:rPr>
                <w:rFonts w:eastAsia="Tahoma" w:cs="Times New Roman"/>
                <w:b/>
              </w:rPr>
            </w:pPr>
          </w:p>
        </w:tc>
        <w:tc>
          <w:tcPr>
            <w:tcW w:w="222" w:type="dxa"/>
          </w:tcPr>
          <w:p w14:paraId="2631B77E" w14:textId="77777777" w:rsidR="00F76BB8" w:rsidRPr="000A0F64" w:rsidRDefault="00F76BB8" w:rsidP="003A22BD">
            <w:pPr>
              <w:rPr>
                <w:rFonts w:eastAsia="Tahoma" w:cs="Times New Roman"/>
                <w:b/>
              </w:rPr>
            </w:pPr>
          </w:p>
        </w:tc>
      </w:tr>
      <w:tr w:rsidR="00F76BB8" w:rsidRPr="000A0F64" w14:paraId="6668E704" w14:textId="5C592334" w:rsidTr="008F5B11">
        <w:trPr>
          <w:trHeight w:val="57"/>
        </w:trPr>
        <w:tc>
          <w:tcPr>
            <w:tcW w:w="1475" w:type="dxa"/>
          </w:tcPr>
          <w:p w14:paraId="16711CB2" w14:textId="77777777" w:rsidR="00F76BB8" w:rsidRPr="000A0F64" w:rsidRDefault="00F76BB8" w:rsidP="003102BC">
            <w:pPr>
              <w:ind w:left="66"/>
              <w:rPr>
                <w:rFonts w:eastAsia="Tahoma" w:cs="Times New Roman"/>
                <w:bCs/>
              </w:rPr>
            </w:pPr>
          </w:p>
        </w:tc>
        <w:tc>
          <w:tcPr>
            <w:tcW w:w="7896" w:type="dxa"/>
          </w:tcPr>
          <w:p w14:paraId="163922BE" w14:textId="1AF132B2" w:rsidR="00F76BB8" w:rsidRPr="0021127C" w:rsidRDefault="008F5B11" w:rsidP="003102BC">
            <w:pPr>
              <w:ind w:left="66"/>
              <w:rPr>
                <w:rFonts w:eastAsia="Tahoma" w:cs="Times New Roman"/>
                <w:bCs/>
                <w:color w:val="C00000"/>
              </w:rPr>
            </w:pPr>
            <w:ins w:id="247" w:author="DrEFA" w:date="2023-05-02T09:43:00Z">
              <w:r w:rsidRPr="0021127C">
                <w:rPr>
                  <w:rFonts w:eastAsia="Tahoma" w:cs="Times New Roman"/>
                  <w:bCs/>
                  <w:color w:val="C00000"/>
                </w:rPr>
                <w:t>Fishery development</w:t>
              </w:r>
            </w:ins>
          </w:p>
        </w:tc>
        <w:tc>
          <w:tcPr>
            <w:tcW w:w="485" w:type="dxa"/>
          </w:tcPr>
          <w:p w14:paraId="66E78D65" w14:textId="77777777" w:rsidR="00F76BB8" w:rsidRPr="000A0F64" w:rsidRDefault="00F76BB8" w:rsidP="003102BC">
            <w:pPr>
              <w:rPr>
                <w:rFonts w:eastAsia="Tahoma" w:cs="Times New Roman"/>
                <w:b/>
              </w:rPr>
            </w:pPr>
          </w:p>
        </w:tc>
        <w:tc>
          <w:tcPr>
            <w:tcW w:w="485" w:type="dxa"/>
          </w:tcPr>
          <w:p w14:paraId="5C284809" w14:textId="77777777" w:rsidR="00F76BB8" w:rsidRPr="000A0F64" w:rsidRDefault="00F76BB8" w:rsidP="003102BC">
            <w:pPr>
              <w:rPr>
                <w:rFonts w:eastAsia="Tahoma" w:cs="Times New Roman"/>
                <w:b/>
              </w:rPr>
            </w:pPr>
          </w:p>
        </w:tc>
        <w:tc>
          <w:tcPr>
            <w:tcW w:w="485" w:type="dxa"/>
          </w:tcPr>
          <w:p w14:paraId="10607423" w14:textId="77777777" w:rsidR="00F76BB8" w:rsidRPr="000A0F64" w:rsidRDefault="00F76BB8" w:rsidP="003A22BD">
            <w:pPr>
              <w:rPr>
                <w:rFonts w:eastAsia="Tahoma" w:cs="Times New Roman"/>
                <w:b/>
              </w:rPr>
            </w:pPr>
          </w:p>
        </w:tc>
        <w:tc>
          <w:tcPr>
            <w:tcW w:w="485" w:type="dxa"/>
          </w:tcPr>
          <w:p w14:paraId="5F5427A6" w14:textId="77777777" w:rsidR="00F76BB8" w:rsidRPr="000A0F64" w:rsidRDefault="00F76BB8" w:rsidP="003A22BD">
            <w:pPr>
              <w:rPr>
                <w:rFonts w:eastAsia="Tahoma" w:cs="Times New Roman"/>
                <w:b/>
              </w:rPr>
            </w:pPr>
          </w:p>
        </w:tc>
        <w:tc>
          <w:tcPr>
            <w:tcW w:w="485" w:type="dxa"/>
          </w:tcPr>
          <w:p w14:paraId="3A81E957" w14:textId="77777777" w:rsidR="00F76BB8" w:rsidRPr="000A0F64" w:rsidRDefault="00F76BB8" w:rsidP="003A22BD">
            <w:pPr>
              <w:rPr>
                <w:rFonts w:eastAsia="Tahoma" w:cs="Times New Roman"/>
                <w:b/>
              </w:rPr>
            </w:pPr>
          </w:p>
        </w:tc>
        <w:tc>
          <w:tcPr>
            <w:tcW w:w="485" w:type="dxa"/>
          </w:tcPr>
          <w:p w14:paraId="24E186DF" w14:textId="77777777" w:rsidR="00F76BB8" w:rsidRPr="000A0F64" w:rsidRDefault="00F76BB8" w:rsidP="003A22BD">
            <w:pPr>
              <w:rPr>
                <w:rFonts w:eastAsia="Tahoma" w:cs="Times New Roman"/>
                <w:b/>
              </w:rPr>
            </w:pPr>
          </w:p>
        </w:tc>
        <w:tc>
          <w:tcPr>
            <w:tcW w:w="485" w:type="dxa"/>
          </w:tcPr>
          <w:p w14:paraId="7AFFF1CC" w14:textId="77777777" w:rsidR="00F76BB8" w:rsidRPr="000A0F64" w:rsidRDefault="00F76BB8" w:rsidP="003A22BD">
            <w:pPr>
              <w:rPr>
                <w:rFonts w:eastAsia="Tahoma" w:cs="Times New Roman"/>
                <w:b/>
              </w:rPr>
            </w:pPr>
          </w:p>
        </w:tc>
        <w:tc>
          <w:tcPr>
            <w:tcW w:w="485" w:type="dxa"/>
          </w:tcPr>
          <w:p w14:paraId="47EC28AD" w14:textId="77777777" w:rsidR="00F76BB8" w:rsidRPr="000A0F64" w:rsidRDefault="00F76BB8" w:rsidP="003A22BD">
            <w:pPr>
              <w:rPr>
                <w:rFonts w:eastAsia="Tahoma" w:cs="Times New Roman"/>
                <w:b/>
              </w:rPr>
            </w:pPr>
          </w:p>
        </w:tc>
        <w:tc>
          <w:tcPr>
            <w:tcW w:w="485" w:type="dxa"/>
          </w:tcPr>
          <w:p w14:paraId="49E16191" w14:textId="77777777" w:rsidR="00F76BB8" w:rsidRPr="000A0F64" w:rsidRDefault="00F76BB8" w:rsidP="003A22BD">
            <w:pPr>
              <w:rPr>
                <w:rFonts w:eastAsia="Tahoma" w:cs="Times New Roman"/>
                <w:b/>
              </w:rPr>
            </w:pPr>
          </w:p>
        </w:tc>
        <w:tc>
          <w:tcPr>
            <w:tcW w:w="222" w:type="dxa"/>
          </w:tcPr>
          <w:p w14:paraId="62A87833" w14:textId="77777777" w:rsidR="00F76BB8" w:rsidRPr="000A0F64" w:rsidRDefault="00F76BB8" w:rsidP="003A22BD">
            <w:pPr>
              <w:rPr>
                <w:rFonts w:eastAsia="Tahoma" w:cs="Times New Roman"/>
                <w:b/>
              </w:rPr>
            </w:pPr>
          </w:p>
        </w:tc>
      </w:tr>
      <w:tr w:rsidR="00F76BB8" w:rsidRPr="000A0F64" w14:paraId="6943917C" w14:textId="74183575" w:rsidTr="008F5B11">
        <w:trPr>
          <w:trHeight w:val="57"/>
        </w:trPr>
        <w:tc>
          <w:tcPr>
            <w:tcW w:w="1475" w:type="dxa"/>
          </w:tcPr>
          <w:p w14:paraId="5703BCC3" w14:textId="77777777" w:rsidR="00F76BB8" w:rsidRPr="000A0F64" w:rsidRDefault="00F76BB8" w:rsidP="003102BC">
            <w:pPr>
              <w:ind w:left="66"/>
              <w:rPr>
                <w:rFonts w:eastAsia="Tahoma" w:cs="Times New Roman"/>
                <w:bCs/>
              </w:rPr>
            </w:pPr>
          </w:p>
        </w:tc>
        <w:tc>
          <w:tcPr>
            <w:tcW w:w="7896" w:type="dxa"/>
          </w:tcPr>
          <w:p w14:paraId="1561A4DD" w14:textId="3B367719" w:rsidR="00F76BB8" w:rsidRPr="0021127C" w:rsidRDefault="008F5B11" w:rsidP="003102BC">
            <w:pPr>
              <w:ind w:left="66"/>
              <w:rPr>
                <w:rFonts w:eastAsia="Tahoma" w:cs="Times New Roman"/>
                <w:bCs/>
                <w:color w:val="C00000"/>
              </w:rPr>
            </w:pPr>
            <w:ins w:id="248" w:author="DrEFA" w:date="2023-05-02T09:43:00Z">
              <w:r w:rsidRPr="0021127C">
                <w:rPr>
                  <w:rFonts w:eastAsia="Tahoma" w:cs="Times New Roman"/>
                  <w:bCs/>
                  <w:color w:val="C00000"/>
                </w:rPr>
                <w:t>Fishery research</w:t>
              </w:r>
            </w:ins>
          </w:p>
        </w:tc>
        <w:tc>
          <w:tcPr>
            <w:tcW w:w="485" w:type="dxa"/>
          </w:tcPr>
          <w:p w14:paraId="273C3823" w14:textId="77777777" w:rsidR="00F76BB8" w:rsidRPr="000A0F64" w:rsidRDefault="00F76BB8" w:rsidP="003102BC">
            <w:pPr>
              <w:rPr>
                <w:rFonts w:eastAsia="Tahoma" w:cs="Times New Roman"/>
                <w:b/>
              </w:rPr>
            </w:pPr>
          </w:p>
        </w:tc>
        <w:tc>
          <w:tcPr>
            <w:tcW w:w="485" w:type="dxa"/>
          </w:tcPr>
          <w:p w14:paraId="4C425D5F" w14:textId="77777777" w:rsidR="00F76BB8" w:rsidRPr="000A0F64" w:rsidRDefault="00F76BB8" w:rsidP="003102BC">
            <w:pPr>
              <w:rPr>
                <w:rFonts w:eastAsia="Tahoma" w:cs="Times New Roman"/>
                <w:b/>
              </w:rPr>
            </w:pPr>
          </w:p>
        </w:tc>
        <w:tc>
          <w:tcPr>
            <w:tcW w:w="485" w:type="dxa"/>
          </w:tcPr>
          <w:p w14:paraId="2904EA5E" w14:textId="77777777" w:rsidR="00F76BB8" w:rsidRPr="000A0F64" w:rsidRDefault="00F76BB8" w:rsidP="003A22BD">
            <w:pPr>
              <w:rPr>
                <w:rFonts w:eastAsia="Tahoma" w:cs="Times New Roman"/>
                <w:b/>
              </w:rPr>
            </w:pPr>
          </w:p>
        </w:tc>
        <w:tc>
          <w:tcPr>
            <w:tcW w:w="485" w:type="dxa"/>
          </w:tcPr>
          <w:p w14:paraId="3C9FDE5B" w14:textId="77777777" w:rsidR="00F76BB8" w:rsidRPr="000A0F64" w:rsidRDefault="00F76BB8" w:rsidP="003A22BD">
            <w:pPr>
              <w:rPr>
                <w:rFonts w:eastAsia="Tahoma" w:cs="Times New Roman"/>
                <w:b/>
              </w:rPr>
            </w:pPr>
          </w:p>
        </w:tc>
        <w:tc>
          <w:tcPr>
            <w:tcW w:w="485" w:type="dxa"/>
          </w:tcPr>
          <w:p w14:paraId="5C222A77" w14:textId="77777777" w:rsidR="00F76BB8" w:rsidRPr="000A0F64" w:rsidRDefault="00F76BB8" w:rsidP="003A22BD">
            <w:pPr>
              <w:rPr>
                <w:rFonts w:eastAsia="Tahoma" w:cs="Times New Roman"/>
                <w:b/>
              </w:rPr>
            </w:pPr>
          </w:p>
        </w:tc>
        <w:tc>
          <w:tcPr>
            <w:tcW w:w="485" w:type="dxa"/>
          </w:tcPr>
          <w:p w14:paraId="25C3F62B" w14:textId="77777777" w:rsidR="00F76BB8" w:rsidRPr="000A0F64" w:rsidRDefault="00F76BB8" w:rsidP="003A22BD">
            <w:pPr>
              <w:rPr>
                <w:rFonts w:eastAsia="Tahoma" w:cs="Times New Roman"/>
                <w:b/>
              </w:rPr>
            </w:pPr>
          </w:p>
        </w:tc>
        <w:tc>
          <w:tcPr>
            <w:tcW w:w="485" w:type="dxa"/>
          </w:tcPr>
          <w:p w14:paraId="69C7886A" w14:textId="77777777" w:rsidR="00F76BB8" w:rsidRPr="000A0F64" w:rsidRDefault="00F76BB8" w:rsidP="003A22BD">
            <w:pPr>
              <w:rPr>
                <w:rFonts w:eastAsia="Tahoma" w:cs="Times New Roman"/>
                <w:b/>
              </w:rPr>
            </w:pPr>
          </w:p>
        </w:tc>
        <w:tc>
          <w:tcPr>
            <w:tcW w:w="485" w:type="dxa"/>
          </w:tcPr>
          <w:p w14:paraId="26C93E93" w14:textId="77777777" w:rsidR="00F76BB8" w:rsidRPr="000A0F64" w:rsidRDefault="00F76BB8" w:rsidP="003A22BD">
            <w:pPr>
              <w:rPr>
                <w:rFonts w:eastAsia="Tahoma" w:cs="Times New Roman"/>
                <w:b/>
              </w:rPr>
            </w:pPr>
          </w:p>
        </w:tc>
        <w:tc>
          <w:tcPr>
            <w:tcW w:w="485" w:type="dxa"/>
          </w:tcPr>
          <w:p w14:paraId="11724EBE" w14:textId="77777777" w:rsidR="00F76BB8" w:rsidRPr="000A0F64" w:rsidRDefault="00F76BB8" w:rsidP="003A22BD">
            <w:pPr>
              <w:rPr>
                <w:rFonts w:eastAsia="Tahoma" w:cs="Times New Roman"/>
                <w:b/>
              </w:rPr>
            </w:pPr>
          </w:p>
        </w:tc>
        <w:tc>
          <w:tcPr>
            <w:tcW w:w="222" w:type="dxa"/>
          </w:tcPr>
          <w:p w14:paraId="5FC7D026" w14:textId="77777777" w:rsidR="00F76BB8" w:rsidRPr="000A0F64" w:rsidRDefault="00F76BB8" w:rsidP="003A22BD">
            <w:pPr>
              <w:rPr>
                <w:rFonts w:eastAsia="Tahoma" w:cs="Times New Roman"/>
                <w:b/>
              </w:rPr>
            </w:pPr>
          </w:p>
        </w:tc>
      </w:tr>
      <w:tr w:rsidR="00F76BB8" w:rsidRPr="000A0F64" w14:paraId="5BAA3D1E" w14:textId="0F892B62" w:rsidTr="008F5B11">
        <w:trPr>
          <w:trHeight w:val="57"/>
        </w:trPr>
        <w:tc>
          <w:tcPr>
            <w:tcW w:w="1475" w:type="dxa"/>
          </w:tcPr>
          <w:p w14:paraId="14035AC7" w14:textId="77777777" w:rsidR="00F76BB8" w:rsidRPr="000A0F64" w:rsidRDefault="00F76BB8" w:rsidP="003102BC">
            <w:pPr>
              <w:ind w:left="66"/>
              <w:rPr>
                <w:rFonts w:eastAsia="Tahoma" w:cs="Times New Roman"/>
                <w:bCs/>
              </w:rPr>
            </w:pPr>
          </w:p>
        </w:tc>
        <w:tc>
          <w:tcPr>
            <w:tcW w:w="7896" w:type="dxa"/>
          </w:tcPr>
          <w:p w14:paraId="05086AB4" w14:textId="64B35F50" w:rsidR="00F76BB8" w:rsidRPr="0021127C" w:rsidRDefault="008F5B11" w:rsidP="003102BC">
            <w:pPr>
              <w:ind w:left="66"/>
              <w:rPr>
                <w:rFonts w:eastAsia="Tahoma" w:cs="Times New Roman"/>
                <w:bCs/>
                <w:color w:val="C00000"/>
              </w:rPr>
            </w:pPr>
            <w:ins w:id="249" w:author="DrEFA" w:date="2023-05-02T09:44:00Z">
              <w:r w:rsidRPr="0021127C">
                <w:rPr>
                  <w:rFonts w:eastAsia="Tahoma" w:cs="Times New Roman"/>
                  <w:bCs/>
                  <w:color w:val="C00000"/>
                </w:rPr>
                <w:t>Tourism policy and administrative management</w:t>
              </w:r>
            </w:ins>
          </w:p>
        </w:tc>
        <w:tc>
          <w:tcPr>
            <w:tcW w:w="485" w:type="dxa"/>
          </w:tcPr>
          <w:p w14:paraId="57B13D81" w14:textId="77777777" w:rsidR="00F76BB8" w:rsidRPr="000A0F64" w:rsidRDefault="00F76BB8" w:rsidP="003102BC">
            <w:pPr>
              <w:rPr>
                <w:rFonts w:eastAsia="Tahoma" w:cs="Times New Roman"/>
                <w:b/>
              </w:rPr>
            </w:pPr>
          </w:p>
        </w:tc>
        <w:tc>
          <w:tcPr>
            <w:tcW w:w="485" w:type="dxa"/>
          </w:tcPr>
          <w:p w14:paraId="459170A7" w14:textId="77777777" w:rsidR="00F76BB8" w:rsidRPr="000A0F64" w:rsidRDefault="00F76BB8" w:rsidP="003102BC">
            <w:pPr>
              <w:rPr>
                <w:rFonts w:eastAsia="Tahoma" w:cs="Times New Roman"/>
                <w:b/>
              </w:rPr>
            </w:pPr>
          </w:p>
        </w:tc>
        <w:tc>
          <w:tcPr>
            <w:tcW w:w="485" w:type="dxa"/>
          </w:tcPr>
          <w:p w14:paraId="779B9AFE" w14:textId="77777777" w:rsidR="00F76BB8" w:rsidRPr="000A0F64" w:rsidRDefault="00F76BB8" w:rsidP="003A22BD">
            <w:pPr>
              <w:rPr>
                <w:rFonts w:eastAsia="Tahoma" w:cs="Times New Roman"/>
                <w:b/>
              </w:rPr>
            </w:pPr>
          </w:p>
        </w:tc>
        <w:tc>
          <w:tcPr>
            <w:tcW w:w="485" w:type="dxa"/>
          </w:tcPr>
          <w:p w14:paraId="27960ACB" w14:textId="77777777" w:rsidR="00F76BB8" w:rsidRPr="000A0F64" w:rsidRDefault="00F76BB8" w:rsidP="003A22BD">
            <w:pPr>
              <w:rPr>
                <w:rFonts w:eastAsia="Tahoma" w:cs="Times New Roman"/>
                <w:b/>
              </w:rPr>
            </w:pPr>
          </w:p>
        </w:tc>
        <w:tc>
          <w:tcPr>
            <w:tcW w:w="485" w:type="dxa"/>
          </w:tcPr>
          <w:p w14:paraId="4228E5C9" w14:textId="77777777" w:rsidR="00F76BB8" w:rsidRPr="000A0F64" w:rsidRDefault="00F76BB8" w:rsidP="003A22BD">
            <w:pPr>
              <w:rPr>
                <w:rFonts w:eastAsia="Tahoma" w:cs="Times New Roman"/>
                <w:b/>
              </w:rPr>
            </w:pPr>
          </w:p>
        </w:tc>
        <w:tc>
          <w:tcPr>
            <w:tcW w:w="485" w:type="dxa"/>
          </w:tcPr>
          <w:p w14:paraId="36043A45" w14:textId="77777777" w:rsidR="00F76BB8" w:rsidRPr="000A0F64" w:rsidRDefault="00F76BB8" w:rsidP="003A22BD">
            <w:pPr>
              <w:rPr>
                <w:rFonts w:eastAsia="Tahoma" w:cs="Times New Roman"/>
                <w:b/>
              </w:rPr>
            </w:pPr>
          </w:p>
        </w:tc>
        <w:tc>
          <w:tcPr>
            <w:tcW w:w="485" w:type="dxa"/>
          </w:tcPr>
          <w:p w14:paraId="5B3C3245" w14:textId="77777777" w:rsidR="00F76BB8" w:rsidRPr="000A0F64" w:rsidRDefault="00F76BB8" w:rsidP="003A22BD">
            <w:pPr>
              <w:rPr>
                <w:rFonts w:eastAsia="Tahoma" w:cs="Times New Roman"/>
                <w:b/>
              </w:rPr>
            </w:pPr>
          </w:p>
        </w:tc>
        <w:tc>
          <w:tcPr>
            <w:tcW w:w="485" w:type="dxa"/>
          </w:tcPr>
          <w:p w14:paraId="2F616CAA" w14:textId="77777777" w:rsidR="00F76BB8" w:rsidRPr="000A0F64" w:rsidRDefault="00F76BB8" w:rsidP="003A22BD">
            <w:pPr>
              <w:rPr>
                <w:rFonts w:eastAsia="Tahoma" w:cs="Times New Roman"/>
                <w:b/>
              </w:rPr>
            </w:pPr>
          </w:p>
        </w:tc>
        <w:tc>
          <w:tcPr>
            <w:tcW w:w="485" w:type="dxa"/>
          </w:tcPr>
          <w:p w14:paraId="4792894D" w14:textId="77777777" w:rsidR="00F76BB8" w:rsidRPr="000A0F64" w:rsidRDefault="00F76BB8" w:rsidP="003A22BD">
            <w:pPr>
              <w:rPr>
                <w:rFonts w:eastAsia="Tahoma" w:cs="Times New Roman"/>
                <w:b/>
              </w:rPr>
            </w:pPr>
          </w:p>
        </w:tc>
        <w:tc>
          <w:tcPr>
            <w:tcW w:w="222" w:type="dxa"/>
          </w:tcPr>
          <w:p w14:paraId="1C51FF75" w14:textId="77777777" w:rsidR="00F76BB8" w:rsidRPr="000A0F64" w:rsidRDefault="00F76BB8" w:rsidP="003A22BD">
            <w:pPr>
              <w:rPr>
                <w:rFonts w:eastAsia="Tahoma" w:cs="Times New Roman"/>
                <w:b/>
              </w:rPr>
            </w:pPr>
          </w:p>
        </w:tc>
      </w:tr>
      <w:tr w:rsidR="008F5B11" w:rsidRPr="000A0F64" w14:paraId="6C9D7ABB" w14:textId="77777777" w:rsidTr="008F5B11">
        <w:trPr>
          <w:trHeight w:val="57"/>
          <w:ins w:id="250" w:author="DrEFA" w:date="2023-05-02T09:44:00Z"/>
        </w:trPr>
        <w:tc>
          <w:tcPr>
            <w:tcW w:w="1475" w:type="dxa"/>
          </w:tcPr>
          <w:p w14:paraId="37E0C5CD" w14:textId="77777777" w:rsidR="008F5B11" w:rsidRPr="000A0F64" w:rsidRDefault="008F5B11" w:rsidP="003102BC">
            <w:pPr>
              <w:ind w:left="66"/>
              <w:rPr>
                <w:ins w:id="251" w:author="DrEFA" w:date="2023-05-02T09:44:00Z"/>
                <w:rFonts w:eastAsia="Tahoma" w:cs="Times New Roman"/>
                <w:bCs/>
              </w:rPr>
            </w:pPr>
          </w:p>
        </w:tc>
        <w:tc>
          <w:tcPr>
            <w:tcW w:w="7896" w:type="dxa"/>
          </w:tcPr>
          <w:p w14:paraId="45112B54" w14:textId="1024E2D6" w:rsidR="008F5B11" w:rsidRPr="0021127C" w:rsidRDefault="008F5B11" w:rsidP="003102BC">
            <w:pPr>
              <w:ind w:left="66"/>
              <w:rPr>
                <w:ins w:id="252" w:author="DrEFA" w:date="2023-05-02T09:44:00Z"/>
                <w:rFonts w:eastAsia="Tahoma" w:cs="Times New Roman"/>
                <w:bCs/>
                <w:color w:val="C00000"/>
              </w:rPr>
            </w:pPr>
            <w:ins w:id="253" w:author="DrEFA" w:date="2023-05-02T09:44:00Z">
              <w:r w:rsidRPr="0021127C">
                <w:rPr>
                  <w:rFonts w:eastAsia="Tahoma" w:cs="Times New Roman"/>
                  <w:bCs/>
                  <w:color w:val="C00000"/>
                </w:rPr>
                <w:t>Small and medium-sized enterprises development</w:t>
              </w:r>
            </w:ins>
          </w:p>
        </w:tc>
        <w:tc>
          <w:tcPr>
            <w:tcW w:w="485" w:type="dxa"/>
          </w:tcPr>
          <w:p w14:paraId="3EB817E6" w14:textId="77777777" w:rsidR="008F5B11" w:rsidRPr="000A0F64" w:rsidRDefault="008F5B11" w:rsidP="003102BC">
            <w:pPr>
              <w:rPr>
                <w:ins w:id="254" w:author="DrEFA" w:date="2023-05-02T09:44:00Z"/>
                <w:rFonts w:eastAsia="Tahoma" w:cs="Times New Roman"/>
                <w:b/>
              </w:rPr>
            </w:pPr>
          </w:p>
        </w:tc>
        <w:tc>
          <w:tcPr>
            <w:tcW w:w="485" w:type="dxa"/>
          </w:tcPr>
          <w:p w14:paraId="377998FD" w14:textId="77777777" w:rsidR="008F5B11" w:rsidRPr="000A0F64" w:rsidRDefault="008F5B11" w:rsidP="003102BC">
            <w:pPr>
              <w:rPr>
                <w:ins w:id="255" w:author="DrEFA" w:date="2023-05-02T09:44:00Z"/>
                <w:rFonts w:eastAsia="Tahoma" w:cs="Times New Roman"/>
                <w:b/>
              </w:rPr>
            </w:pPr>
          </w:p>
        </w:tc>
        <w:tc>
          <w:tcPr>
            <w:tcW w:w="485" w:type="dxa"/>
          </w:tcPr>
          <w:p w14:paraId="4EEEF1DC" w14:textId="77777777" w:rsidR="008F5B11" w:rsidRPr="000A0F64" w:rsidRDefault="008F5B11" w:rsidP="003A22BD">
            <w:pPr>
              <w:rPr>
                <w:ins w:id="256" w:author="DrEFA" w:date="2023-05-02T09:44:00Z"/>
                <w:rFonts w:eastAsia="Tahoma" w:cs="Times New Roman"/>
                <w:b/>
              </w:rPr>
            </w:pPr>
          </w:p>
        </w:tc>
        <w:tc>
          <w:tcPr>
            <w:tcW w:w="485" w:type="dxa"/>
          </w:tcPr>
          <w:p w14:paraId="3FC1577E" w14:textId="77777777" w:rsidR="008F5B11" w:rsidRPr="000A0F64" w:rsidRDefault="008F5B11" w:rsidP="003A22BD">
            <w:pPr>
              <w:rPr>
                <w:ins w:id="257" w:author="DrEFA" w:date="2023-05-02T09:44:00Z"/>
                <w:rFonts w:eastAsia="Tahoma" w:cs="Times New Roman"/>
                <w:b/>
              </w:rPr>
            </w:pPr>
          </w:p>
        </w:tc>
        <w:tc>
          <w:tcPr>
            <w:tcW w:w="485" w:type="dxa"/>
          </w:tcPr>
          <w:p w14:paraId="77465D0E" w14:textId="77777777" w:rsidR="008F5B11" w:rsidRPr="000A0F64" w:rsidRDefault="008F5B11" w:rsidP="003A22BD">
            <w:pPr>
              <w:rPr>
                <w:ins w:id="258" w:author="DrEFA" w:date="2023-05-02T09:44:00Z"/>
                <w:rFonts w:eastAsia="Tahoma" w:cs="Times New Roman"/>
                <w:b/>
              </w:rPr>
            </w:pPr>
          </w:p>
        </w:tc>
        <w:tc>
          <w:tcPr>
            <w:tcW w:w="485" w:type="dxa"/>
          </w:tcPr>
          <w:p w14:paraId="616CCB95" w14:textId="77777777" w:rsidR="008F5B11" w:rsidRPr="000A0F64" w:rsidRDefault="008F5B11" w:rsidP="003A22BD">
            <w:pPr>
              <w:rPr>
                <w:ins w:id="259" w:author="DrEFA" w:date="2023-05-02T09:44:00Z"/>
                <w:rFonts w:eastAsia="Tahoma" w:cs="Times New Roman"/>
                <w:b/>
              </w:rPr>
            </w:pPr>
          </w:p>
        </w:tc>
        <w:tc>
          <w:tcPr>
            <w:tcW w:w="485" w:type="dxa"/>
          </w:tcPr>
          <w:p w14:paraId="25CB09BE" w14:textId="77777777" w:rsidR="008F5B11" w:rsidRPr="000A0F64" w:rsidRDefault="008F5B11" w:rsidP="003A22BD">
            <w:pPr>
              <w:rPr>
                <w:ins w:id="260" w:author="DrEFA" w:date="2023-05-02T09:44:00Z"/>
                <w:rFonts w:eastAsia="Tahoma" w:cs="Times New Roman"/>
                <w:b/>
              </w:rPr>
            </w:pPr>
          </w:p>
        </w:tc>
        <w:tc>
          <w:tcPr>
            <w:tcW w:w="485" w:type="dxa"/>
          </w:tcPr>
          <w:p w14:paraId="7941861A" w14:textId="77777777" w:rsidR="008F5B11" w:rsidRPr="000A0F64" w:rsidRDefault="008F5B11" w:rsidP="003A22BD">
            <w:pPr>
              <w:rPr>
                <w:ins w:id="261" w:author="DrEFA" w:date="2023-05-02T09:44:00Z"/>
                <w:rFonts w:eastAsia="Tahoma" w:cs="Times New Roman"/>
                <w:b/>
              </w:rPr>
            </w:pPr>
          </w:p>
        </w:tc>
        <w:tc>
          <w:tcPr>
            <w:tcW w:w="485" w:type="dxa"/>
          </w:tcPr>
          <w:p w14:paraId="61C2899B" w14:textId="77777777" w:rsidR="008F5B11" w:rsidRPr="000A0F64" w:rsidRDefault="008F5B11" w:rsidP="003A22BD">
            <w:pPr>
              <w:rPr>
                <w:ins w:id="262" w:author="DrEFA" w:date="2023-05-02T09:44:00Z"/>
                <w:rFonts w:eastAsia="Tahoma" w:cs="Times New Roman"/>
                <w:b/>
              </w:rPr>
            </w:pPr>
          </w:p>
        </w:tc>
        <w:tc>
          <w:tcPr>
            <w:tcW w:w="222" w:type="dxa"/>
          </w:tcPr>
          <w:p w14:paraId="7F25EA61" w14:textId="77777777" w:rsidR="008F5B11" w:rsidRPr="000A0F64" w:rsidRDefault="008F5B11" w:rsidP="003A22BD">
            <w:pPr>
              <w:rPr>
                <w:ins w:id="263" w:author="DrEFA" w:date="2023-05-02T09:44:00Z"/>
                <w:rFonts w:eastAsia="Tahoma" w:cs="Times New Roman"/>
                <w:b/>
              </w:rPr>
            </w:pPr>
          </w:p>
        </w:tc>
      </w:tr>
      <w:tr w:rsidR="00F76BB8" w:rsidRPr="000A0F64" w14:paraId="79902B7F" w14:textId="10C1EF78" w:rsidTr="008F5B11">
        <w:trPr>
          <w:trHeight w:val="57"/>
        </w:trPr>
        <w:tc>
          <w:tcPr>
            <w:tcW w:w="9371" w:type="dxa"/>
            <w:gridSpan w:val="2"/>
          </w:tcPr>
          <w:p w14:paraId="1C1F4AC5" w14:textId="66B783B7" w:rsidR="00F76BB8" w:rsidRPr="000A0F64" w:rsidRDefault="00F76BB8" w:rsidP="003102BC">
            <w:pPr>
              <w:ind w:left="66"/>
              <w:rPr>
                <w:rFonts w:eastAsia="Tahoma" w:cs="Times New Roman"/>
                <w:b/>
                <w:i/>
                <w:iCs/>
              </w:rPr>
            </w:pPr>
            <w:r w:rsidRPr="000A0F64">
              <w:rPr>
                <w:rFonts w:eastAsia="Tahoma" w:cs="Times New Roman"/>
                <w:b/>
                <w:i/>
                <w:iCs/>
              </w:rPr>
              <w:t>Tolerable</w:t>
            </w:r>
          </w:p>
        </w:tc>
        <w:tc>
          <w:tcPr>
            <w:tcW w:w="485" w:type="dxa"/>
          </w:tcPr>
          <w:p w14:paraId="2E4A408F" w14:textId="77777777" w:rsidR="00F76BB8" w:rsidRPr="000A0F64" w:rsidRDefault="00F76BB8" w:rsidP="003102BC">
            <w:pPr>
              <w:rPr>
                <w:rFonts w:eastAsia="Tahoma" w:cs="Times New Roman"/>
                <w:b/>
              </w:rPr>
            </w:pPr>
          </w:p>
        </w:tc>
        <w:tc>
          <w:tcPr>
            <w:tcW w:w="485" w:type="dxa"/>
          </w:tcPr>
          <w:p w14:paraId="719B6E9C" w14:textId="77777777" w:rsidR="00F76BB8" w:rsidRPr="000A0F64" w:rsidRDefault="00F76BB8" w:rsidP="003102BC">
            <w:pPr>
              <w:rPr>
                <w:rFonts w:eastAsia="Tahoma" w:cs="Times New Roman"/>
                <w:b/>
              </w:rPr>
            </w:pPr>
          </w:p>
        </w:tc>
        <w:tc>
          <w:tcPr>
            <w:tcW w:w="485" w:type="dxa"/>
          </w:tcPr>
          <w:p w14:paraId="72EF4D81" w14:textId="77777777" w:rsidR="00F76BB8" w:rsidRPr="000A0F64" w:rsidRDefault="00F76BB8" w:rsidP="003A22BD">
            <w:pPr>
              <w:rPr>
                <w:rFonts w:eastAsia="Tahoma" w:cs="Times New Roman"/>
                <w:b/>
              </w:rPr>
            </w:pPr>
          </w:p>
        </w:tc>
        <w:tc>
          <w:tcPr>
            <w:tcW w:w="485" w:type="dxa"/>
          </w:tcPr>
          <w:p w14:paraId="617D515C" w14:textId="77777777" w:rsidR="00F76BB8" w:rsidRPr="000A0F64" w:rsidRDefault="00F76BB8" w:rsidP="003A22BD">
            <w:pPr>
              <w:rPr>
                <w:rFonts w:eastAsia="Tahoma" w:cs="Times New Roman"/>
                <w:b/>
              </w:rPr>
            </w:pPr>
          </w:p>
        </w:tc>
        <w:tc>
          <w:tcPr>
            <w:tcW w:w="485" w:type="dxa"/>
          </w:tcPr>
          <w:p w14:paraId="1FA72E3C" w14:textId="77777777" w:rsidR="00F76BB8" w:rsidRPr="000A0F64" w:rsidRDefault="00F76BB8" w:rsidP="003A22BD">
            <w:pPr>
              <w:rPr>
                <w:rFonts w:eastAsia="Tahoma" w:cs="Times New Roman"/>
                <w:b/>
              </w:rPr>
            </w:pPr>
          </w:p>
        </w:tc>
        <w:tc>
          <w:tcPr>
            <w:tcW w:w="485" w:type="dxa"/>
          </w:tcPr>
          <w:p w14:paraId="6BA57847" w14:textId="77777777" w:rsidR="00F76BB8" w:rsidRPr="000A0F64" w:rsidRDefault="00F76BB8" w:rsidP="003A22BD">
            <w:pPr>
              <w:rPr>
                <w:rFonts w:eastAsia="Tahoma" w:cs="Times New Roman"/>
                <w:b/>
              </w:rPr>
            </w:pPr>
          </w:p>
        </w:tc>
        <w:tc>
          <w:tcPr>
            <w:tcW w:w="485" w:type="dxa"/>
          </w:tcPr>
          <w:p w14:paraId="46043CBF" w14:textId="77777777" w:rsidR="00F76BB8" w:rsidRPr="000A0F64" w:rsidRDefault="00F76BB8" w:rsidP="003A22BD">
            <w:pPr>
              <w:rPr>
                <w:rFonts w:eastAsia="Tahoma" w:cs="Times New Roman"/>
                <w:b/>
              </w:rPr>
            </w:pPr>
          </w:p>
        </w:tc>
        <w:tc>
          <w:tcPr>
            <w:tcW w:w="485" w:type="dxa"/>
          </w:tcPr>
          <w:p w14:paraId="2B9B3618" w14:textId="77777777" w:rsidR="00F76BB8" w:rsidRPr="000A0F64" w:rsidRDefault="00F76BB8" w:rsidP="003A22BD">
            <w:pPr>
              <w:rPr>
                <w:rFonts w:eastAsia="Tahoma" w:cs="Times New Roman"/>
                <w:b/>
              </w:rPr>
            </w:pPr>
          </w:p>
        </w:tc>
        <w:tc>
          <w:tcPr>
            <w:tcW w:w="485" w:type="dxa"/>
          </w:tcPr>
          <w:p w14:paraId="7C76EDDD" w14:textId="77777777" w:rsidR="00F76BB8" w:rsidRPr="000A0F64" w:rsidRDefault="00F76BB8" w:rsidP="003A22BD">
            <w:pPr>
              <w:rPr>
                <w:rFonts w:eastAsia="Tahoma" w:cs="Times New Roman"/>
                <w:b/>
              </w:rPr>
            </w:pPr>
          </w:p>
        </w:tc>
        <w:tc>
          <w:tcPr>
            <w:tcW w:w="222" w:type="dxa"/>
          </w:tcPr>
          <w:p w14:paraId="7B0C7867" w14:textId="77777777" w:rsidR="00F76BB8" w:rsidRPr="000A0F64" w:rsidRDefault="00F76BB8" w:rsidP="003A22BD">
            <w:pPr>
              <w:rPr>
                <w:rFonts w:eastAsia="Tahoma" w:cs="Times New Roman"/>
                <w:b/>
              </w:rPr>
            </w:pPr>
          </w:p>
        </w:tc>
      </w:tr>
      <w:tr w:rsidR="008F5B11" w:rsidRPr="000A0F64" w14:paraId="3DEBD198" w14:textId="77777777" w:rsidTr="008F5B11">
        <w:trPr>
          <w:trHeight w:val="57"/>
        </w:trPr>
        <w:tc>
          <w:tcPr>
            <w:tcW w:w="9371" w:type="dxa"/>
            <w:gridSpan w:val="2"/>
          </w:tcPr>
          <w:p w14:paraId="6FFE28C1" w14:textId="5A8D7A16" w:rsidR="008F5B11" w:rsidRPr="000A0F64" w:rsidRDefault="008F5B11" w:rsidP="008F5B11">
            <w:pPr>
              <w:ind w:left="66"/>
              <w:rPr>
                <w:rFonts w:eastAsia="Tahoma" w:cs="Times New Roman"/>
                <w:b/>
                <w:i/>
                <w:iCs/>
              </w:rPr>
            </w:pPr>
            <w:ins w:id="264" w:author="DrEFA" w:date="2023-05-02T09:41:00Z">
              <w:r w:rsidRPr="008F5B11">
                <w:rPr>
                  <w:rFonts w:eastAsia="Tahoma" w:cs="Times New Roman"/>
                  <w:b/>
                  <w:i/>
                  <w:iCs/>
                </w:rPr>
                <w:t>comprehensive risk management approaches</w:t>
              </w:r>
            </w:ins>
          </w:p>
        </w:tc>
        <w:tc>
          <w:tcPr>
            <w:tcW w:w="485" w:type="dxa"/>
          </w:tcPr>
          <w:p w14:paraId="046E5CA4" w14:textId="77777777" w:rsidR="008F5B11" w:rsidRPr="000A0F64" w:rsidRDefault="008F5B11" w:rsidP="003102BC">
            <w:pPr>
              <w:rPr>
                <w:rFonts w:eastAsia="Tahoma" w:cs="Times New Roman"/>
                <w:b/>
              </w:rPr>
            </w:pPr>
          </w:p>
        </w:tc>
        <w:tc>
          <w:tcPr>
            <w:tcW w:w="485" w:type="dxa"/>
          </w:tcPr>
          <w:p w14:paraId="18E4C20B" w14:textId="77777777" w:rsidR="008F5B11" w:rsidRPr="000A0F64" w:rsidRDefault="008F5B11" w:rsidP="003102BC">
            <w:pPr>
              <w:rPr>
                <w:rFonts w:eastAsia="Tahoma" w:cs="Times New Roman"/>
                <w:b/>
              </w:rPr>
            </w:pPr>
          </w:p>
        </w:tc>
        <w:tc>
          <w:tcPr>
            <w:tcW w:w="485" w:type="dxa"/>
          </w:tcPr>
          <w:p w14:paraId="1AF4D7E5" w14:textId="77777777" w:rsidR="008F5B11" w:rsidRPr="000A0F64" w:rsidRDefault="008F5B11" w:rsidP="003A22BD">
            <w:pPr>
              <w:rPr>
                <w:rFonts w:eastAsia="Tahoma" w:cs="Times New Roman"/>
                <w:b/>
              </w:rPr>
            </w:pPr>
          </w:p>
        </w:tc>
        <w:tc>
          <w:tcPr>
            <w:tcW w:w="485" w:type="dxa"/>
          </w:tcPr>
          <w:p w14:paraId="3E0B3300" w14:textId="77777777" w:rsidR="008F5B11" w:rsidRPr="000A0F64" w:rsidRDefault="008F5B11" w:rsidP="003A22BD">
            <w:pPr>
              <w:rPr>
                <w:rFonts w:eastAsia="Tahoma" w:cs="Times New Roman"/>
                <w:b/>
              </w:rPr>
            </w:pPr>
          </w:p>
        </w:tc>
        <w:tc>
          <w:tcPr>
            <w:tcW w:w="485" w:type="dxa"/>
          </w:tcPr>
          <w:p w14:paraId="4EB0536D" w14:textId="77777777" w:rsidR="008F5B11" w:rsidRPr="000A0F64" w:rsidRDefault="008F5B11" w:rsidP="003A22BD">
            <w:pPr>
              <w:rPr>
                <w:rFonts w:eastAsia="Tahoma" w:cs="Times New Roman"/>
                <w:b/>
              </w:rPr>
            </w:pPr>
          </w:p>
        </w:tc>
        <w:tc>
          <w:tcPr>
            <w:tcW w:w="485" w:type="dxa"/>
          </w:tcPr>
          <w:p w14:paraId="5D7D60ED" w14:textId="77777777" w:rsidR="008F5B11" w:rsidRPr="000A0F64" w:rsidRDefault="008F5B11" w:rsidP="003A22BD">
            <w:pPr>
              <w:rPr>
                <w:rFonts w:eastAsia="Tahoma" w:cs="Times New Roman"/>
                <w:b/>
              </w:rPr>
            </w:pPr>
          </w:p>
        </w:tc>
        <w:tc>
          <w:tcPr>
            <w:tcW w:w="485" w:type="dxa"/>
          </w:tcPr>
          <w:p w14:paraId="2DFC4641" w14:textId="77777777" w:rsidR="008F5B11" w:rsidRPr="000A0F64" w:rsidRDefault="008F5B11" w:rsidP="003A22BD">
            <w:pPr>
              <w:rPr>
                <w:rFonts w:eastAsia="Tahoma" w:cs="Times New Roman"/>
                <w:b/>
              </w:rPr>
            </w:pPr>
          </w:p>
        </w:tc>
        <w:tc>
          <w:tcPr>
            <w:tcW w:w="485" w:type="dxa"/>
          </w:tcPr>
          <w:p w14:paraId="42200381" w14:textId="77777777" w:rsidR="008F5B11" w:rsidRPr="000A0F64" w:rsidRDefault="008F5B11" w:rsidP="003A22BD">
            <w:pPr>
              <w:rPr>
                <w:rFonts w:eastAsia="Tahoma" w:cs="Times New Roman"/>
                <w:b/>
              </w:rPr>
            </w:pPr>
          </w:p>
        </w:tc>
        <w:tc>
          <w:tcPr>
            <w:tcW w:w="485" w:type="dxa"/>
          </w:tcPr>
          <w:p w14:paraId="6133482C" w14:textId="77777777" w:rsidR="008F5B11" w:rsidRPr="000A0F64" w:rsidRDefault="008F5B11" w:rsidP="003A22BD">
            <w:pPr>
              <w:rPr>
                <w:rFonts w:eastAsia="Tahoma" w:cs="Times New Roman"/>
                <w:b/>
              </w:rPr>
            </w:pPr>
          </w:p>
        </w:tc>
        <w:tc>
          <w:tcPr>
            <w:tcW w:w="222" w:type="dxa"/>
          </w:tcPr>
          <w:p w14:paraId="0764B7CC" w14:textId="77777777" w:rsidR="008F5B11" w:rsidRPr="000A0F64" w:rsidRDefault="008F5B11" w:rsidP="003A22BD">
            <w:pPr>
              <w:rPr>
                <w:rFonts w:eastAsia="Tahoma" w:cs="Times New Roman"/>
                <w:b/>
              </w:rPr>
            </w:pPr>
          </w:p>
        </w:tc>
      </w:tr>
      <w:tr w:rsidR="008F5B11" w:rsidRPr="000A0F64" w14:paraId="6D38E02A" w14:textId="77777777" w:rsidTr="008F5B11">
        <w:trPr>
          <w:trHeight w:val="57"/>
          <w:ins w:id="265" w:author="DrEFA" w:date="2023-05-02T09:42:00Z"/>
        </w:trPr>
        <w:tc>
          <w:tcPr>
            <w:tcW w:w="1475" w:type="dxa"/>
          </w:tcPr>
          <w:p w14:paraId="1C577CB4" w14:textId="77777777" w:rsidR="008F5B11" w:rsidRPr="000A0F64" w:rsidRDefault="008F5B11" w:rsidP="00A660F9">
            <w:pPr>
              <w:ind w:left="66"/>
              <w:rPr>
                <w:ins w:id="266" w:author="DrEFA" w:date="2023-05-02T09:42:00Z"/>
                <w:rFonts w:eastAsia="Tahoma" w:cs="Times New Roman"/>
                <w:bCs/>
              </w:rPr>
            </w:pPr>
          </w:p>
        </w:tc>
        <w:tc>
          <w:tcPr>
            <w:tcW w:w="7896" w:type="dxa"/>
          </w:tcPr>
          <w:p w14:paraId="6357B891" w14:textId="6C3111C7" w:rsidR="008F5B11" w:rsidRPr="0021127C" w:rsidRDefault="008F5B11" w:rsidP="00A660F9">
            <w:pPr>
              <w:ind w:left="66"/>
              <w:rPr>
                <w:ins w:id="267" w:author="DrEFA" w:date="2023-05-02T09:42:00Z"/>
                <w:rFonts w:eastAsia="Tahoma" w:cs="Times New Roman"/>
                <w:bCs/>
                <w:color w:val="C00000"/>
              </w:rPr>
            </w:pPr>
            <w:ins w:id="268" w:author="DrEFA" w:date="2023-05-02T09:42:00Z">
              <w:r w:rsidRPr="0021127C">
                <w:rPr>
                  <w:rFonts w:eastAsia="Tahoma" w:cs="Times New Roman"/>
                  <w:bCs/>
                  <w:color w:val="C00000"/>
                </w:rPr>
                <w:t>Multisector aid for basic social services</w:t>
              </w:r>
            </w:ins>
          </w:p>
        </w:tc>
        <w:tc>
          <w:tcPr>
            <w:tcW w:w="485" w:type="dxa"/>
          </w:tcPr>
          <w:p w14:paraId="37506ED7" w14:textId="77777777" w:rsidR="008F5B11" w:rsidRPr="000A0F64" w:rsidRDefault="008F5B11" w:rsidP="00A660F9">
            <w:pPr>
              <w:rPr>
                <w:ins w:id="269" w:author="DrEFA" w:date="2023-05-02T09:42:00Z"/>
                <w:rFonts w:eastAsia="Tahoma" w:cs="Times New Roman"/>
                <w:b/>
              </w:rPr>
            </w:pPr>
          </w:p>
        </w:tc>
        <w:tc>
          <w:tcPr>
            <w:tcW w:w="485" w:type="dxa"/>
          </w:tcPr>
          <w:p w14:paraId="23B8F19E" w14:textId="77777777" w:rsidR="008F5B11" w:rsidRPr="000A0F64" w:rsidRDefault="008F5B11" w:rsidP="00A660F9">
            <w:pPr>
              <w:rPr>
                <w:ins w:id="270" w:author="DrEFA" w:date="2023-05-02T09:42:00Z"/>
                <w:rFonts w:eastAsia="Tahoma" w:cs="Times New Roman"/>
                <w:b/>
              </w:rPr>
            </w:pPr>
          </w:p>
        </w:tc>
        <w:tc>
          <w:tcPr>
            <w:tcW w:w="485" w:type="dxa"/>
          </w:tcPr>
          <w:p w14:paraId="091A0721" w14:textId="77777777" w:rsidR="008F5B11" w:rsidRPr="000A0F64" w:rsidRDefault="008F5B11" w:rsidP="00A660F9">
            <w:pPr>
              <w:rPr>
                <w:ins w:id="271" w:author="DrEFA" w:date="2023-05-02T09:42:00Z"/>
                <w:rFonts w:eastAsia="Tahoma" w:cs="Times New Roman"/>
                <w:b/>
              </w:rPr>
            </w:pPr>
          </w:p>
        </w:tc>
        <w:tc>
          <w:tcPr>
            <w:tcW w:w="485" w:type="dxa"/>
          </w:tcPr>
          <w:p w14:paraId="46903077" w14:textId="77777777" w:rsidR="008F5B11" w:rsidRPr="000A0F64" w:rsidRDefault="008F5B11" w:rsidP="00A660F9">
            <w:pPr>
              <w:rPr>
                <w:ins w:id="272" w:author="DrEFA" w:date="2023-05-02T09:42:00Z"/>
                <w:rFonts w:eastAsia="Tahoma" w:cs="Times New Roman"/>
                <w:b/>
              </w:rPr>
            </w:pPr>
          </w:p>
        </w:tc>
        <w:tc>
          <w:tcPr>
            <w:tcW w:w="485" w:type="dxa"/>
          </w:tcPr>
          <w:p w14:paraId="24A016E8" w14:textId="77777777" w:rsidR="008F5B11" w:rsidRPr="000A0F64" w:rsidRDefault="008F5B11" w:rsidP="00A660F9">
            <w:pPr>
              <w:rPr>
                <w:ins w:id="273" w:author="DrEFA" w:date="2023-05-02T09:42:00Z"/>
                <w:rFonts w:eastAsia="Tahoma" w:cs="Times New Roman"/>
                <w:b/>
              </w:rPr>
            </w:pPr>
          </w:p>
        </w:tc>
        <w:tc>
          <w:tcPr>
            <w:tcW w:w="485" w:type="dxa"/>
          </w:tcPr>
          <w:p w14:paraId="2C9B754F" w14:textId="77777777" w:rsidR="008F5B11" w:rsidRPr="000A0F64" w:rsidRDefault="008F5B11" w:rsidP="00A660F9">
            <w:pPr>
              <w:rPr>
                <w:ins w:id="274" w:author="DrEFA" w:date="2023-05-02T09:42:00Z"/>
                <w:rFonts w:eastAsia="Tahoma" w:cs="Times New Roman"/>
                <w:b/>
              </w:rPr>
            </w:pPr>
          </w:p>
        </w:tc>
        <w:tc>
          <w:tcPr>
            <w:tcW w:w="485" w:type="dxa"/>
          </w:tcPr>
          <w:p w14:paraId="62F025EC" w14:textId="77777777" w:rsidR="008F5B11" w:rsidRPr="000A0F64" w:rsidRDefault="008F5B11" w:rsidP="00A660F9">
            <w:pPr>
              <w:rPr>
                <w:ins w:id="275" w:author="DrEFA" w:date="2023-05-02T09:42:00Z"/>
                <w:rFonts w:eastAsia="Tahoma" w:cs="Times New Roman"/>
                <w:b/>
              </w:rPr>
            </w:pPr>
          </w:p>
        </w:tc>
        <w:tc>
          <w:tcPr>
            <w:tcW w:w="485" w:type="dxa"/>
          </w:tcPr>
          <w:p w14:paraId="31EBC0DA" w14:textId="77777777" w:rsidR="008F5B11" w:rsidRPr="000A0F64" w:rsidRDefault="008F5B11" w:rsidP="00A660F9">
            <w:pPr>
              <w:rPr>
                <w:ins w:id="276" w:author="DrEFA" w:date="2023-05-02T09:42:00Z"/>
                <w:rFonts w:eastAsia="Tahoma" w:cs="Times New Roman"/>
                <w:b/>
              </w:rPr>
            </w:pPr>
          </w:p>
        </w:tc>
        <w:tc>
          <w:tcPr>
            <w:tcW w:w="485" w:type="dxa"/>
          </w:tcPr>
          <w:p w14:paraId="3C52372C" w14:textId="77777777" w:rsidR="008F5B11" w:rsidRPr="000A0F64" w:rsidRDefault="008F5B11" w:rsidP="00A660F9">
            <w:pPr>
              <w:rPr>
                <w:ins w:id="277" w:author="DrEFA" w:date="2023-05-02T09:42:00Z"/>
                <w:rFonts w:eastAsia="Tahoma" w:cs="Times New Roman"/>
                <w:b/>
              </w:rPr>
            </w:pPr>
          </w:p>
        </w:tc>
        <w:tc>
          <w:tcPr>
            <w:tcW w:w="222" w:type="dxa"/>
          </w:tcPr>
          <w:p w14:paraId="391B73DE" w14:textId="77777777" w:rsidR="008F5B11" w:rsidRPr="000A0F64" w:rsidRDefault="008F5B11" w:rsidP="00A660F9">
            <w:pPr>
              <w:rPr>
                <w:ins w:id="278" w:author="DrEFA" w:date="2023-05-02T09:42:00Z"/>
                <w:rFonts w:eastAsia="Tahoma" w:cs="Times New Roman"/>
                <w:b/>
              </w:rPr>
            </w:pPr>
          </w:p>
        </w:tc>
      </w:tr>
      <w:tr w:rsidR="008F5B11" w:rsidRPr="000A0F64" w14:paraId="78E2BCD8" w14:textId="77777777" w:rsidTr="008F5B11">
        <w:trPr>
          <w:trHeight w:val="57"/>
          <w:ins w:id="279" w:author="DrEFA" w:date="2023-05-02T09:42:00Z"/>
        </w:trPr>
        <w:tc>
          <w:tcPr>
            <w:tcW w:w="1475" w:type="dxa"/>
          </w:tcPr>
          <w:p w14:paraId="68092CA4" w14:textId="77777777" w:rsidR="008F5B11" w:rsidRPr="000A0F64" w:rsidRDefault="008F5B11" w:rsidP="00A660F9">
            <w:pPr>
              <w:ind w:left="66"/>
              <w:rPr>
                <w:ins w:id="280" w:author="DrEFA" w:date="2023-05-02T09:42:00Z"/>
                <w:rFonts w:eastAsia="Tahoma" w:cs="Times New Roman"/>
                <w:bCs/>
              </w:rPr>
            </w:pPr>
          </w:p>
        </w:tc>
        <w:tc>
          <w:tcPr>
            <w:tcW w:w="7896" w:type="dxa"/>
          </w:tcPr>
          <w:p w14:paraId="430275DB" w14:textId="067E8849" w:rsidR="008F5B11" w:rsidRPr="0021127C" w:rsidRDefault="008F5B11" w:rsidP="00A660F9">
            <w:pPr>
              <w:ind w:left="66"/>
              <w:rPr>
                <w:ins w:id="281" w:author="DrEFA" w:date="2023-05-02T09:42:00Z"/>
                <w:rFonts w:eastAsia="Tahoma" w:cs="Times New Roman"/>
                <w:bCs/>
                <w:color w:val="C00000"/>
              </w:rPr>
            </w:pPr>
            <w:ins w:id="282" w:author="DrEFA" w:date="2023-05-02T09:42:00Z">
              <w:r w:rsidRPr="0021127C">
                <w:rPr>
                  <w:rFonts w:eastAsia="Tahoma" w:cs="Times New Roman"/>
                  <w:bCs/>
                  <w:color w:val="C00000"/>
                </w:rPr>
                <w:t>Social protection and welfare services policy, planning and administration</w:t>
              </w:r>
            </w:ins>
          </w:p>
        </w:tc>
        <w:tc>
          <w:tcPr>
            <w:tcW w:w="485" w:type="dxa"/>
          </w:tcPr>
          <w:p w14:paraId="50702A13" w14:textId="77777777" w:rsidR="008F5B11" w:rsidRPr="000A0F64" w:rsidRDefault="008F5B11" w:rsidP="00A660F9">
            <w:pPr>
              <w:rPr>
                <w:ins w:id="283" w:author="DrEFA" w:date="2023-05-02T09:42:00Z"/>
                <w:rFonts w:eastAsia="Tahoma" w:cs="Times New Roman"/>
                <w:b/>
              </w:rPr>
            </w:pPr>
          </w:p>
        </w:tc>
        <w:tc>
          <w:tcPr>
            <w:tcW w:w="485" w:type="dxa"/>
          </w:tcPr>
          <w:p w14:paraId="7A0AFABB" w14:textId="77777777" w:rsidR="008F5B11" w:rsidRPr="000A0F64" w:rsidRDefault="008F5B11" w:rsidP="00A660F9">
            <w:pPr>
              <w:rPr>
                <w:ins w:id="284" w:author="DrEFA" w:date="2023-05-02T09:42:00Z"/>
                <w:rFonts w:eastAsia="Tahoma" w:cs="Times New Roman"/>
                <w:b/>
              </w:rPr>
            </w:pPr>
          </w:p>
        </w:tc>
        <w:tc>
          <w:tcPr>
            <w:tcW w:w="485" w:type="dxa"/>
          </w:tcPr>
          <w:p w14:paraId="1241E45A" w14:textId="77777777" w:rsidR="008F5B11" w:rsidRPr="000A0F64" w:rsidRDefault="008F5B11" w:rsidP="00A660F9">
            <w:pPr>
              <w:rPr>
                <w:ins w:id="285" w:author="DrEFA" w:date="2023-05-02T09:42:00Z"/>
                <w:rFonts w:eastAsia="Tahoma" w:cs="Times New Roman"/>
                <w:b/>
              </w:rPr>
            </w:pPr>
          </w:p>
        </w:tc>
        <w:tc>
          <w:tcPr>
            <w:tcW w:w="485" w:type="dxa"/>
          </w:tcPr>
          <w:p w14:paraId="04E21376" w14:textId="77777777" w:rsidR="008F5B11" w:rsidRPr="000A0F64" w:rsidRDefault="008F5B11" w:rsidP="00A660F9">
            <w:pPr>
              <w:rPr>
                <w:ins w:id="286" w:author="DrEFA" w:date="2023-05-02T09:42:00Z"/>
                <w:rFonts w:eastAsia="Tahoma" w:cs="Times New Roman"/>
                <w:b/>
              </w:rPr>
            </w:pPr>
          </w:p>
        </w:tc>
        <w:tc>
          <w:tcPr>
            <w:tcW w:w="485" w:type="dxa"/>
          </w:tcPr>
          <w:p w14:paraId="70114345" w14:textId="77777777" w:rsidR="008F5B11" w:rsidRPr="000A0F64" w:rsidRDefault="008F5B11" w:rsidP="00A660F9">
            <w:pPr>
              <w:rPr>
                <w:ins w:id="287" w:author="DrEFA" w:date="2023-05-02T09:42:00Z"/>
                <w:rFonts w:eastAsia="Tahoma" w:cs="Times New Roman"/>
                <w:b/>
              </w:rPr>
            </w:pPr>
          </w:p>
        </w:tc>
        <w:tc>
          <w:tcPr>
            <w:tcW w:w="485" w:type="dxa"/>
          </w:tcPr>
          <w:p w14:paraId="614EB11D" w14:textId="77777777" w:rsidR="008F5B11" w:rsidRPr="000A0F64" w:rsidRDefault="008F5B11" w:rsidP="00A660F9">
            <w:pPr>
              <w:rPr>
                <w:ins w:id="288" w:author="DrEFA" w:date="2023-05-02T09:42:00Z"/>
                <w:rFonts w:eastAsia="Tahoma" w:cs="Times New Roman"/>
                <w:b/>
              </w:rPr>
            </w:pPr>
          </w:p>
        </w:tc>
        <w:tc>
          <w:tcPr>
            <w:tcW w:w="485" w:type="dxa"/>
          </w:tcPr>
          <w:p w14:paraId="22ED99E7" w14:textId="77777777" w:rsidR="008F5B11" w:rsidRPr="000A0F64" w:rsidRDefault="008F5B11" w:rsidP="00A660F9">
            <w:pPr>
              <w:rPr>
                <w:ins w:id="289" w:author="DrEFA" w:date="2023-05-02T09:42:00Z"/>
                <w:rFonts w:eastAsia="Tahoma" w:cs="Times New Roman"/>
                <w:b/>
              </w:rPr>
            </w:pPr>
          </w:p>
        </w:tc>
        <w:tc>
          <w:tcPr>
            <w:tcW w:w="485" w:type="dxa"/>
          </w:tcPr>
          <w:p w14:paraId="1035E9C5" w14:textId="77777777" w:rsidR="008F5B11" w:rsidRPr="000A0F64" w:rsidRDefault="008F5B11" w:rsidP="00A660F9">
            <w:pPr>
              <w:rPr>
                <w:ins w:id="290" w:author="DrEFA" w:date="2023-05-02T09:42:00Z"/>
                <w:rFonts w:eastAsia="Tahoma" w:cs="Times New Roman"/>
                <w:b/>
              </w:rPr>
            </w:pPr>
          </w:p>
        </w:tc>
        <w:tc>
          <w:tcPr>
            <w:tcW w:w="485" w:type="dxa"/>
          </w:tcPr>
          <w:p w14:paraId="7F55DC8A" w14:textId="77777777" w:rsidR="008F5B11" w:rsidRPr="000A0F64" w:rsidRDefault="008F5B11" w:rsidP="00A660F9">
            <w:pPr>
              <w:rPr>
                <w:ins w:id="291" w:author="DrEFA" w:date="2023-05-02T09:42:00Z"/>
                <w:rFonts w:eastAsia="Tahoma" w:cs="Times New Roman"/>
                <w:b/>
              </w:rPr>
            </w:pPr>
          </w:p>
        </w:tc>
        <w:tc>
          <w:tcPr>
            <w:tcW w:w="222" w:type="dxa"/>
          </w:tcPr>
          <w:p w14:paraId="1BFAA042" w14:textId="77777777" w:rsidR="008F5B11" w:rsidRPr="000A0F64" w:rsidRDefault="008F5B11" w:rsidP="00A660F9">
            <w:pPr>
              <w:rPr>
                <w:ins w:id="292" w:author="DrEFA" w:date="2023-05-02T09:42:00Z"/>
                <w:rFonts w:eastAsia="Tahoma" w:cs="Times New Roman"/>
                <w:b/>
              </w:rPr>
            </w:pPr>
          </w:p>
        </w:tc>
      </w:tr>
      <w:tr w:rsidR="00F76BB8" w:rsidRPr="000A0F64" w14:paraId="53BE0C07" w14:textId="2873EEE5" w:rsidTr="008F5B11">
        <w:trPr>
          <w:trHeight w:val="57"/>
        </w:trPr>
        <w:tc>
          <w:tcPr>
            <w:tcW w:w="1475" w:type="dxa"/>
          </w:tcPr>
          <w:p w14:paraId="32019D4A" w14:textId="77777777" w:rsidR="00F76BB8" w:rsidRPr="000A0F64" w:rsidRDefault="00F76BB8" w:rsidP="00A660F9">
            <w:pPr>
              <w:ind w:left="66"/>
              <w:rPr>
                <w:rFonts w:eastAsia="Tahoma" w:cs="Times New Roman"/>
                <w:bCs/>
              </w:rPr>
            </w:pPr>
          </w:p>
        </w:tc>
        <w:tc>
          <w:tcPr>
            <w:tcW w:w="7896" w:type="dxa"/>
          </w:tcPr>
          <w:p w14:paraId="2613585F" w14:textId="2C4D1B7A" w:rsidR="00F76BB8" w:rsidRPr="000A0F64" w:rsidRDefault="00F76BB8" w:rsidP="00A660F9">
            <w:pPr>
              <w:ind w:left="66"/>
              <w:rPr>
                <w:rFonts w:eastAsia="Tahoma" w:cs="Times New Roman"/>
                <w:bCs/>
              </w:rPr>
            </w:pPr>
            <w:r w:rsidRPr="000A0F64">
              <w:rPr>
                <w:rFonts w:eastAsia="Tahoma" w:cs="Times New Roman"/>
                <w:bCs/>
              </w:rPr>
              <w:t>Develop local-level management to increase ecological recovery potential and ecological sensitivity (e.g., marine protected areas, gear-based management).</w:t>
            </w:r>
          </w:p>
        </w:tc>
        <w:tc>
          <w:tcPr>
            <w:tcW w:w="485" w:type="dxa"/>
          </w:tcPr>
          <w:p w14:paraId="2C4B1876" w14:textId="77777777" w:rsidR="00F76BB8" w:rsidRPr="000A0F64" w:rsidRDefault="00F76BB8" w:rsidP="00A660F9">
            <w:pPr>
              <w:rPr>
                <w:rFonts w:eastAsia="Tahoma" w:cs="Times New Roman"/>
                <w:b/>
              </w:rPr>
            </w:pPr>
          </w:p>
        </w:tc>
        <w:tc>
          <w:tcPr>
            <w:tcW w:w="485" w:type="dxa"/>
          </w:tcPr>
          <w:p w14:paraId="57F6225C" w14:textId="77777777" w:rsidR="00F76BB8" w:rsidRPr="000A0F64" w:rsidRDefault="00F76BB8" w:rsidP="00A660F9">
            <w:pPr>
              <w:rPr>
                <w:rFonts w:eastAsia="Tahoma" w:cs="Times New Roman"/>
                <w:b/>
              </w:rPr>
            </w:pPr>
          </w:p>
        </w:tc>
        <w:tc>
          <w:tcPr>
            <w:tcW w:w="485" w:type="dxa"/>
          </w:tcPr>
          <w:p w14:paraId="189105CE" w14:textId="77777777" w:rsidR="00F76BB8" w:rsidRPr="000A0F64" w:rsidRDefault="00F76BB8" w:rsidP="00A660F9">
            <w:pPr>
              <w:rPr>
                <w:rFonts w:eastAsia="Tahoma" w:cs="Times New Roman"/>
                <w:b/>
              </w:rPr>
            </w:pPr>
          </w:p>
        </w:tc>
        <w:tc>
          <w:tcPr>
            <w:tcW w:w="485" w:type="dxa"/>
          </w:tcPr>
          <w:p w14:paraId="0E987646" w14:textId="77777777" w:rsidR="00F76BB8" w:rsidRPr="000A0F64" w:rsidRDefault="00F76BB8" w:rsidP="00A660F9">
            <w:pPr>
              <w:rPr>
                <w:rFonts w:eastAsia="Tahoma" w:cs="Times New Roman"/>
                <w:b/>
              </w:rPr>
            </w:pPr>
          </w:p>
        </w:tc>
        <w:tc>
          <w:tcPr>
            <w:tcW w:w="485" w:type="dxa"/>
          </w:tcPr>
          <w:p w14:paraId="09FE0505" w14:textId="77777777" w:rsidR="00F76BB8" w:rsidRPr="000A0F64" w:rsidRDefault="00F76BB8" w:rsidP="00A660F9">
            <w:pPr>
              <w:rPr>
                <w:rFonts w:eastAsia="Tahoma" w:cs="Times New Roman"/>
                <w:b/>
              </w:rPr>
            </w:pPr>
          </w:p>
        </w:tc>
        <w:tc>
          <w:tcPr>
            <w:tcW w:w="485" w:type="dxa"/>
          </w:tcPr>
          <w:p w14:paraId="71133D05" w14:textId="77777777" w:rsidR="00F76BB8" w:rsidRPr="000A0F64" w:rsidRDefault="00F76BB8" w:rsidP="00A660F9">
            <w:pPr>
              <w:rPr>
                <w:rFonts w:eastAsia="Tahoma" w:cs="Times New Roman"/>
                <w:b/>
              </w:rPr>
            </w:pPr>
          </w:p>
        </w:tc>
        <w:tc>
          <w:tcPr>
            <w:tcW w:w="485" w:type="dxa"/>
          </w:tcPr>
          <w:p w14:paraId="0A18EF77" w14:textId="77777777" w:rsidR="00F76BB8" w:rsidRPr="000A0F64" w:rsidRDefault="00F76BB8" w:rsidP="00A660F9">
            <w:pPr>
              <w:rPr>
                <w:rFonts w:eastAsia="Tahoma" w:cs="Times New Roman"/>
                <w:b/>
              </w:rPr>
            </w:pPr>
          </w:p>
        </w:tc>
        <w:tc>
          <w:tcPr>
            <w:tcW w:w="485" w:type="dxa"/>
          </w:tcPr>
          <w:p w14:paraId="79A76B70" w14:textId="77777777" w:rsidR="00F76BB8" w:rsidRPr="000A0F64" w:rsidRDefault="00F76BB8" w:rsidP="00A660F9">
            <w:pPr>
              <w:rPr>
                <w:rFonts w:eastAsia="Tahoma" w:cs="Times New Roman"/>
                <w:b/>
              </w:rPr>
            </w:pPr>
          </w:p>
        </w:tc>
        <w:tc>
          <w:tcPr>
            <w:tcW w:w="485" w:type="dxa"/>
          </w:tcPr>
          <w:p w14:paraId="26D1A545" w14:textId="77777777" w:rsidR="00F76BB8" w:rsidRPr="000A0F64" w:rsidRDefault="00F76BB8" w:rsidP="00A660F9">
            <w:pPr>
              <w:rPr>
                <w:rFonts w:eastAsia="Tahoma" w:cs="Times New Roman"/>
                <w:b/>
              </w:rPr>
            </w:pPr>
          </w:p>
        </w:tc>
        <w:tc>
          <w:tcPr>
            <w:tcW w:w="222" w:type="dxa"/>
          </w:tcPr>
          <w:p w14:paraId="02A09B31" w14:textId="77777777" w:rsidR="00F76BB8" w:rsidRPr="000A0F64" w:rsidRDefault="00F76BB8" w:rsidP="00A660F9">
            <w:pPr>
              <w:rPr>
                <w:rFonts w:eastAsia="Tahoma" w:cs="Times New Roman"/>
                <w:b/>
              </w:rPr>
            </w:pPr>
          </w:p>
        </w:tc>
      </w:tr>
      <w:tr w:rsidR="00F76BB8" w:rsidRPr="000A0F64" w14:paraId="1A6E8FFF" w14:textId="666E4BAA" w:rsidTr="008F5B11">
        <w:trPr>
          <w:trHeight w:val="57"/>
        </w:trPr>
        <w:tc>
          <w:tcPr>
            <w:tcW w:w="1475" w:type="dxa"/>
          </w:tcPr>
          <w:p w14:paraId="13EDAAD1" w14:textId="77777777" w:rsidR="00F76BB8" w:rsidRPr="000A0F64" w:rsidRDefault="00F76BB8" w:rsidP="00A660F9">
            <w:pPr>
              <w:ind w:left="66"/>
              <w:rPr>
                <w:rFonts w:eastAsia="Tahoma" w:cs="Times New Roman"/>
                <w:bCs/>
              </w:rPr>
            </w:pPr>
          </w:p>
        </w:tc>
        <w:tc>
          <w:tcPr>
            <w:tcW w:w="7896" w:type="dxa"/>
          </w:tcPr>
          <w:p w14:paraId="4BAB8368" w14:textId="78EE5864" w:rsidR="00F76BB8" w:rsidRPr="000A0F64" w:rsidRDefault="00F76BB8" w:rsidP="00A660F9">
            <w:pPr>
              <w:ind w:left="66"/>
              <w:rPr>
                <w:rFonts w:eastAsia="Tahoma" w:cs="Times New Roman"/>
                <w:bCs/>
              </w:rPr>
            </w:pPr>
            <w:r w:rsidRPr="000A0F64">
              <w:rPr>
                <w:rFonts w:eastAsia="Tahoma" w:cs="Times New Roman"/>
                <w:bCs/>
              </w:rPr>
              <w:t>Education and participation in research</w:t>
            </w:r>
          </w:p>
        </w:tc>
        <w:tc>
          <w:tcPr>
            <w:tcW w:w="485" w:type="dxa"/>
          </w:tcPr>
          <w:p w14:paraId="00ECABF6" w14:textId="77777777" w:rsidR="00F76BB8" w:rsidRPr="000A0F64" w:rsidRDefault="00F76BB8" w:rsidP="00A660F9">
            <w:pPr>
              <w:rPr>
                <w:rFonts w:eastAsia="Tahoma" w:cs="Times New Roman"/>
                <w:b/>
              </w:rPr>
            </w:pPr>
          </w:p>
        </w:tc>
        <w:tc>
          <w:tcPr>
            <w:tcW w:w="485" w:type="dxa"/>
          </w:tcPr>
          <w:p w14:paraId="128DA9ED" w14:textId="77777777" w:rsidR="00F76BB8" w:rsidRPr="000A0F64" w:rsidRDefault="00F76BB8" w:rsidP="00A660F9">
            <w:pPr>
              <w:rPr>
                <w:rFonts w:eastAsia="Tahoma" w:cs="Times New Roman"/>
                <w:b/>
              </w:rPr>
            </w:pPr>
          </w:p>
        </w:tc>
        <w:tc>
          <w:tcPr>
            <w:tcW w:w="485" w:type="dxa"/>
          </w:tcPr>
          <w:p w14:paraId="5FBCAD5B" w14:textId="77777777" w:rsidR="00F76BB8" w:rsidRPr="000A0F64" w:rsidRDefault="00F76BB8" w:rsidP="00A660F9">
            <w:pPr>
              <w:rPr>
                <w:rFonts w:eastAsia="Tahoma" w:cs="Times New Roman"/>
                <w:b/>
              </w:rPr>
            </w:pPr>
          </w:p>
        </w:tc>
        <w:tc>
          <w:tcPr>
            <w:tcW w:w="485" w:type="dxa"/>
          </w:tcPr>
          <w:p w14:paraId="6453739B" w14:textId="77777777" w:rsidR="00F76BB8" w:rsidRPr="000A0F64" w:rsidRDefault="00F76BB8" w:rsidP="00A660F9">
            <w:pPr>
              <w:rPr>
                <w:rFonts w:eastAsia="Tahoma" w:cs="Times New Roman"/>
                <w:b/>
              </w:rPr>
            </w:pPr>
          </w:p>
        </w:tc>
        <w:tc>
          <w:tcPr>
            <w:tcW w:w="485" w:type="dxa"/>
          </w:tcPr>
          <w:p w14:paraId="7086E6E9" w14:textId="77777777" w:rsidR="00F76BB8" w:rsidRPr="000A0F64" w:rsidRDefault="00F76BB8" w:rsidP="00A660F9">
            <w:pPr>
              <w:rPr>
                <w:rFonts w:eastAsia="Tahoma" w:cs="Times New Roman"/>
                <w:b/>
              </w:rPr>
            </w:pPr>
          </w:p>
        </w:tc>
        <w:tc>
          <w:tcPr>
            <w:tcW w:w="485" w:type="dxa"/>
          </w:tcPr>
          <w:p w14:paraId="02555E2D" w14:textId="77777777" w:rsidR="00F76BB8" w:rsidRPr="000A0F64" w:rsidRDefault="00F76BB8" w:rsidP="00A660F9">
            <w:pPr>
              <w:rPr>
                <w:rFonts w:eastAsia="Tahoma" w:cs="Times New Roman"/>
                <w:b/>
              </w:rPr>
            </w:pPr>
          </w:p>
        </w:tc>
        <w:tc>
          <w:tcPr>
            <w:tcW w:w="485" w:type="dxa"/>
          </w:tcPr>
          <w:p w14:paraId="200A9C9F" w14:textId="77777777" w:rsidR="00F76BB8" w:rsidRPr="000A0F64" w:rsidRDefault="00F76BB8" w:rsidP="00A660F9">
            <w:pPr>
              <w:rPr>
                <w:rFonts w:eastAsia="Tahoma" w:cs="Times New Roman"/>
                <w:b/>
              </w:rPr>
            </w:pPr>
          </w:p>
        </w:tc>
        <w:tc>
          <w:tcPr>
            <w:tcW w:w="485" w:type="dxa"/>
          </w:tcPr>
          <w:p w14:paraId="5227430D" w14:textId="77777777" w:rsidR="00F76BB8" w:rsidRPr="000A0F64" w:rsidRDefault="00F76BB8" w:rsidP="00A660F9">
            <w:pPr>
              <w:rPr>
                <w:rFonts w:eastAsia="Tahoma" w:cs="Times New Roman"/>
                <w:b/>
              </w:rPr>
            </w:pPr>
          </w:p>
        </w:tc>
        <w:tc>
          <w:tcPr>
            <w:tcW w:w="485" w:type="dxa"/>
          </w:tcPr>
          <w:p w14:paraId="4744188C" w14:textId="77777777" w:rsidR="00F76BB8" w:rsidRPr="000A0F64" w:rsidRDefault="00F76BB8" w:rsidP="00A660F9">
            <w:pPr>
              <w:rPr>
                <w:rFonts w:eastAsia="Tahoma" w:cs="Times New Roman"/>
                <w:b/>
              </w:rPr>
            </w:pPr>
          </w:p>
        </w:tc>
        <w:tc>
          <w:tcPr>
            <w:tcW w:w="222" w:type="dxa"/>
          </w:tcPr>
          <w:p w14:paraId="3059A0B0" w14:textId="77777777" w:rsidR="00F76BB8" w:rsidRPr="000A0F64" w:rsidRDefault="00F76BB8" w:rsidP="00A660F9">
            <w:pPr>
              <w:rPr>
                <w:rFonts w:eastAsia="Tahoma" w:cs="Times New Roman"/>
                <w:b/>
              </w:rPr>
            </w:pPr>
          </w:p>
        </w:tc>
      </w:tr>
      <w:tr w:rsidR="00F76BB8" w:rsidRPr="000A0F64" w14:paraId="39A63C2F" w14:textId="797647F1" w:rsidTr="008F5B11">
        <w:trPr>
          <w:trHeight w:val="57"/>
        </w:trPr>
        <w:tc>
          <w:tcPr>
            <w:tcW w:w="1475" w:type="dxa"/>
          </w:tcPr>
          <w:p w14:paraId="78B4B7E5" w14:textId="77777777" w:rsidR="00F76BB8" w:rsidRPr="000A0F64" w:rsidRDefault="00F76BB8" w:rsidP="00A660F9">
            <w:pPr>
              <w:ind w:left="66"/>
              <w:rPr>
                <w:rFonts w:eastAsia="Tahoma" w:cs="Times New Roman"/>
                <w:bCs/>
              </w:rPr>
            </w:pPr>
          </w:p>
        </w:tc>
        <w:tc>
          <w:tcPr>
            <w:tcW w:w="7896" w:type="dxa"/>
          </w:tcPr>
          <w:p w14:paraId="7200A2B1" w14:textId="6AC1EC10" w:rsidR="00F76BB8" w:rsidRPr="000A0F64" w:rsidRDefault="00F76BB8" w:rsidP="00A660F9">
            <w:pPr>
              <w:ind w:left="66"/>
              <w:rPr>
                <w:rFonts w:eastAsia="Tahoma" w:cs="Times New Roman"/>
                <w:bCs/>
              </w:rPr>
            </w:pPr>
            <w:r w:rsidRPr="000A0F64">
              <w:rPr>
                <w:rFonts w:eastAsia="Tahoma" w:cs="Times New Roman"/>
                <w:bCs/>
              </w:rPr>
              <w:t>Support for community initiatives/organizations</w:t>
            </w:r>
          </w:p>
        </w:tc>
        <w:tc>
          <w:tcPr>
            <w:tcW w:w="485" w:type="dxa"/>
          </w:tcPr>
          <w:p w14:paraId="21285F9C" w14:textId="77777777" w:rsidR="00F76BB8" w:rsidRPr="000A0F64" w:rsidRDefault="00F76BB8" w:rsidP="00A660F9">
            <w:pPr>
              <w:rPr>
                <w:rFonts w:eastAsia="Tahoma" w:cs="Times New Roman"/>
                <w:b/>
              </w:rPr>
            </w:pPr>
          </w:p>
        </w:tc>
        <w:tc>
          <w:tcPr>
            <w:tcW w:w="485" w:type="dxa"/>
          </w:tcPr>
          <w:p w14:paraId="24E89C05" w14:textId="77777777" w:rsidR="00F76BB8" w:rsidRPr="000A0F64" w:rsidRDefault="00F76BB8" w:rsidP="00A660F9">
            <w:pPr>
              <w:rPr>
                <w:rFonts w:eastAsia="Tahoma" w:cs="Times New Roman"/>
                <w:b/>
              </w:rPr>
            </w:pPr>
          </w:p>
        </w:tc>
        <w:tc>
          <w:tcPr>
            <w:tcW w:w="485" w:type="dxa"/>
          </w:tcPr>
          <w:p w14:paraId="0AB63613" w14:textId="77777777" w:rsidR="00F76BB8" w:rsidRPr="000A0F64" w:rsidRDefault="00F76BB8" w:rsidP="00A660F9">
            <w:pPr>
              <w:rPr>
                <w:rFonts w:eastAsia="Tahoma" w:cs="Times New Roman"/>
                <w:b/>
              </w:rPr>
            </w:pPr>
          </w:p>
        </w:tc>
        <w:tc>
          <w:tcPr>
            <w:tcW w:w="485" w:type="dxa"/>
          </w:tcPr>
          <w:p w14:paraId="0B452A9B" w14:textId="77777777" w:rsidR="00F76BB8" w:rsidRPr="000A0F64" w:rsidRDefault="00F76BB8" w:rsidP="00A660F9">
            <w:pPr>
              <w:rPr>
                <w:rFonts w:eastAsia="Tahoma" w:cs="Times New Roman"/>
                <w:b/>
              </w:rPr>
            </w:pPr>
          </w:p>
        </w:tc>
        <w:tc>
          <w:tcPr>
            <w:tcW w:w="485" w:type="dxa"/>
          </w:tcPr>
          <w:p w14:paraId="77803C85" w14:textId="77777777" w:rsidR="00F76BB8" w:rsidRPr="000A0F64" w:rsidRDefault="00F76BB8" w:rsidP="00A660F9">
            <w:pPr>
              <w:rPr>
                <w:rFonts w:eastAsia="Tahoma" w:cs="Times New Roman"/>
                <w:b/>
              </w:rPr>
            </w:pPr>
          </w:p>
        </w:tc>
        <w:tc>
          <w:tcPr>
            <w:tcW w:w="485" w:type="dxa"/>
          </w:tcPr>
          <w:p w14:paraId="0D9EADB6" w14:textId="77777777" w:rsidR="00F76BB8" w:rsidRPr="000A0F64" w:rsidRDefault="00F76BB8" w:rsidP="00A660F9">
            <w:pPr>
              <w:rPr>
                <w:rFonts w:eastAsia="Tahoma" w:cs="Times New Roman"/>
                <w:b/>
              </w:rPr>
            </w:pPr>
          </w:p>
        </w:tc>
        <w:tc>
          <w:tcPr>
            <w:tcW w:w="485" w:type="dxa"/>
          </w:tcPr>
          <w:p w14:paraId="1B7AC81B" w14:textId="77777777" w:rsidR="00F76BB8" w:rsidRPr="000A0F64" w:rsidRDefault="00F76BB8" w:rsidP="00A660F9">
            <w:pPr>
              <w:rPr>
                <w:rFonts w:eastAsia="Tahoma" w:cs="Times New Roman"/>
                <w:b/>
              </w:rPr>
            </w:pPr>
          </w:p>
        </w:tc>
        <w:tc>
          <w:tcPr>
            <w:tcW w:w="485" w:type="dxa"/>
          </w:tcPr>
          <w:p w14:paraId="505B74FF" w14:textId="77777777" w:rsidR="00F76BB8" w:rsidRPr="000A0F64" w:rsidRDefault="00F76BB8" w:rsidP="00A660F9">
            <w:pPr>
              <w:rPr>
                <w:rFonts w:eastAsia="Tahoma" w:cs="Times New Roman"/>
                <w:b/>
              </w:rPr>
            </w:pPr>
          </w:p>
        </w:tc>
        <w:tc>
          <w:tcPr>
            <w:tcW w:w="485" w:type="dxa"/>
          </w:tcPr>
          <w:p w14:paraId="5FA43586" w14:textId="77777777" w:rsidR="00F76BB8" w:rsidRPr="000A0F64" w:rsidRDefault="00F76BB8" w:rsidP="00A660F9">
            <w:pPr>
              <w:rPr>
                <w:rFonts w:eastAsia="Tahoma" w:cs="Times New Roman"/>
                <w:b/>
              </w:rPr>
            </w:pPr>
          </w:p>
        </w:tc>
        <w:tc>
          <w:tcPr>
            <w:tcW w:w="222" w:type="dxa"/>
          </w:tcPr>
          <w:p w14:paraId="49B2D7BE" w14:textId="77777777" w:rsidR="00F76BB8" w:rsidRPr="000A0F64" w:rsidRDefault="00F76BB8" w:rsidP="00A660F9">
            <w:pPr>
              <w:rPr>
                <w:rFonts w:eastAsia="Tahoma" w:cs="Times New Roman"/>
                <w:b/>
              </w:rPr>
            </w:pPr>
          </w:p>
        </w:tc>
      </w:tr>
      <w:tr w:rsidR="00F76BB8" w:rsidRPr="000A0F64" w14:paraId="1DCD2F58" w14:textId="6D0B8324" w:rsidTr="008F5B11">
        <w:trPr>
          <w:trHeight w:val="57"/>
        </w:trPr>
        <w:tc>
          <w:tcPr>
            <w:tcW w:w="1475" w:type="dxa"/>
          </w:tcPr>
          <w:p w14:paraId="3A9638EC" w14:textId="77777777" w:rsidR="00F76BB8" w:rsidRPr="000A0F64" w:rsidRDefault="00F76BB8" w:rsidP="00A660F9">
            <w:pPr>
              <w:ind w:left="66"/>
              <w:rPr>
                <w:rFonts w:eastAsia="Tahoma" w:cs="Times New Roman"/>
                <w:bCs/>
              </w:rPr>
            </w:pPr>
          </w:p>
        </w:tc>
        <w:tc>
          <w:tcPr>
            <w:tcW w:w="7896" w:type="dxa"/>
          </w:tcPr>
          <w:p w14:paraId="2C8A9CDB" w14:textId="2C8A05D8" w:rsidR="00F76BB8" w:rsidRPr="000A0F64" w:rsidRDefault="00F76BB8" w:rsidP="00A660F9">
            <w:pPr>
              <w:ind w:left="66"/>
              <w:rPr>
                <w:rFonts w:eastAsia="Tahoma" w:cs="Times New Roman"/>
                <w:bCs/>
              </w:rPr>
            </w:pPr>
            <w:r w:rsidRPr="000A0F64">
              <w:rPr>
                <w:rFonts w:eastAsia="Tahoma" w:cs="Times New Roman"/>
                <w:bCs/>
              </w:rPr>
              <w:t>Poverty alleviation plans and pro-poor growth policies</w:t>
            </w:r>
          </w:p>
        </w:tc>
        <w:tc>
          <w:tcPr>
            <w:tcW w:w="485" w:type="dxa"/>
          </w:tcPr>
          <w:p w14:paraId="241BF4D3" w14:textId="77777777" w:rsidR="00F76BB8" w:rsidRPr="000A0F64" w:rsidRDefault="00F76BB8" w:rsidP="00A660F9">
            <w:pPr>
              <w:rPr>
                <w:rFonts w:eastAsia="Tahoma" w:cs="Times New Roman"/>
                <w:b/>
              </w:rPr>
            </w:pPr>
          </w:p>
        </w:tc>
        <w:tc>
          <w:tcPr>
            <w:tcW w:w="485" w:type="dxa"/>
          </w:tcPr>
          <w:p w14:paraId="5F8C0377" w14:textId="77777777" w:rsidR="00F76BB8" w:rsidRPr="000A0F64" w:rsidRDefault="00F76BB8" w:rsidP="00A660F9">
            <w:pPr>
              <w:rPr>
                <w:rFonts w:eastAsia="Tahoma" w:cs="Times New Roman"/>
                <w:b/>
              </w:rPr>
            </w:pPr>
          </w:p>
        </w:tc>
        <w:tc>
          <w:tcPr>
            <w:tcW w:w="485" w:type="dxa"/>
          </w:tcPr>
          <w:p w14:paraId="196DCAA5" w14:textId="77777777" w:rsidR="00F76BB8" w:rsidRPr="000A0F64" w:rsidRDefault="00F76BB8" w:rsidP="00A660F9">
            <w:pPr>
              <w:rPr>
                <w:rFonts w:eastAsia="Tahoma" w:cs="Times New Roman"/>
                <w:b/>
              </w:rPr>
            </w:pPr>
          </w:p>
        </w:tc>
        <w:tc>
          <w:tcPr>
            <w:tcW w:w="485" w:type="dxa"/>
          </w:tcPr>
          <w:p w14:paraId="2403CA53" w14:textId="77777777" w:rsidR="00F76BB8" w:rsidRPr="000A0F64" w:rsidRDefault="00F76BB8" w:rsidP="00A660F9">
            <w:pPr>
              <w:rPr>
                <w:rFonts w:eastAsia="Tahoma" w:cs="Times New Roman"/>
                <w:b/>
              </w:rPr>
            </w:pPr>
          </w:p>
        </w:tc>
        <w:tc>
          <w:tcPr>
            <w:tcW w:w="485" w:type="dxa"/>
          </w:tcPr>
          <w:p w14:paraId="40759656" w14:textId="77777777" w:rsidR="00F76BB8" w:rsidRPr="000A0F64" w:rsidRDefault="00F76BB8" w:rsidP="00A660F9">
            <w:pPr>
              <w:rPr>
                <w:rFonts w:eastAsia="Tahoma" w:cs="Times New Roman"/>
                <w:b/>
              </w:rPr>
            </w:pPr>
          </w:p>
        </w:tc>
        <w:tc>
          <w:tcPr>
            <w:tcW w:w="485" w:type="dxa"/>
          </w:tcPr>
          <w:p w14:paraId="7A154651" w14:textId="77777777" w:rsidR="00F76BB8" w:rsidRPr="000A0F64" w:rsidRDefault="00F76BB8" w:rsidP="00A660F9">
            <w:pPr>
              <w:rPr>
                <w:rFonts w:eastAsia="Tahoma" w:cs="Times New Roman"/>
                <w:b/>
              </w:rPr>
            </w:pPr>
          </w:p>
        </w:tc>
        <w:tc>
          <w:tcPr>
            <w:tcW w:w="485" w:type="dxa"/>
          </w:tcPr>
          <w:p w14:paraId="1D3792E8" w14:textId="77777777" w:rsidR="00F76BB8" w:rsidRPr="000A0F64" w:rsidRDefault="00F76BB8" w:rsidP="00A660F9">
            <w:pPr>
              <w:rPr>
                <w:rFonts w:eastAsia="Tahoma" w:cs="Times New Roman"/>
                <w:b/>
              </w:rPr>
            </w:pPr>
          </w:p>
        </w:tc>
        <w:tc>
          <w:tcPr>
            <w:tcW w:w="485" w:type="dxa"/>
          </w:tcPr>
          <w:p w14:paraId="780B7CF5" w14:textId="77777777" w:rsidR="00F76BB8" w:rsidRPr="000A0F64" w:rsidRDefault="00F76BB8" w:rsidP="00A660F9">
            <w:pPr>
              <w:rPr>
                <w:rFonts w:eastAsia="Tahoma" w:cs="Times New Roman"/>
                <w:b/>
              </w:rPr>
            </w:pPr>
          </w:p>
        </w:tc>
        <w:tc>
          <w:tcPr>
            <w:tcW w:w="485" w:type="dxa"/>
          </w:tcPr>
          <w:p w14:paraId="6BC5C96C" w14:textId="77777777" w:rsidR="00F76BB8" w:rsidRPr="000A0F64" w:rsidRDefault="00F76BB8" w:rsidP="00A660F9">
            <w:pPr>
              <w:rPr>
                <w:rFonts w:eastAsia="Tahoma" w:cs="Times New Roman"/>
                <w:b/>
              </w:rPr>
            </w:pPr>
          </w:p>
        </w:tc>
        <w:tc>
          <w:tcPr>
            <w:tcW w:w="222" w:type="dxa"/>
          </w:tcPr>
          <w:p w14:paraId="6DB2E43A" w14:textId="77777777" w:rsidR="00F76BB8" w:rsidRPr="000A0F64" w:rsidRDefault="00F76BB8" w:rsidP="00A660F9">
            <w:pPr>
              <w:rPr>
                <w:rFonts w:eastAsia="Tahoma" w:cs="Times New Roman"/>
                <w:b/>
              </w:rPr>
            </w:pPr>
          </w:p>
        </w:tc>
      </w:tr>
      <w:tr w:rsidR="00F76BB8" w:rsidRPr="000A0F64" w14:paraId="47FC56D7" w14:textId="02EA717F" w:rsidTr="008F5B11">
        <w:trPr>
          <w:trHeight w:val="57"/>
        </w:trPr>
        <w:tc>
          <w:tcPr>
            <w:tcW w:w="1475" w:type="dxa"/>
          </w:tcPr>
          <w:p w14:paraId="4F46982C" w14:textId="77777777" w:rsidR="00F76BB8" w:rsidRPr="000A0F64" w:rsidRDefault="00F76BB8" w:rsidP="00A660F9">
            <w:pPr>
              <w:ind w:left="66"/>
              <w:rPr>
                <w:rFonts w:eastAsia="Tahoma" w:cs="Times New Roman"/>
                <w:bCs/>
              </w:rPr>
            </w:pPr>
          </w:p>
        </w:tc>
        <w:tc>
          <w:tcPr>
            <w:tcW w:w="7896" w:type="dxa"/>
          </w:tcPr>
          <w:p w14:paraId="720D6D22" w14:textId="460EF5C0" w:rsidR="00F76BB8" w:rsidRPr="000A0F64" w:rsidRDefault="00F76BB8" w:rsidP="00A660F9">
            <w:pPr>
              <w:ind w:left="66"/>
              <w:rPr>
                <w:rFonts w:eastAsia="Tahoma" w:cs="Times New Roman"/>
                <w:bCs/>
              </w:rPr>
            </w:pPr>
            <w:r w:rsidRPr="000A0F64">
              <w:rPr>
                <w:rFonts w:eastAsia="Tahoma" w:cs="Times New Roman"/>
                <w:bCs/>
              </w:rPr>
              <w:t>Infrastructure development projects in rural areas</w:t>
            </w:r>
          </w:p>
        </w:tc>
        <w:tc>
          <w:tcPr>
            <w:tcW w:w="485" w:type="dxa"/>
          </w:tcPr>
          <w:p w14:paraId="4088281E" w14:textId="77777777" w:rsidR="00F76BB8" w:rsidRPr="000A0F64" w:rsidRDefault="00F76BB8" w:rsidP="00A660F9">
            <w:pPr>
              <w:rPr>
                <w:rFonts w:eastAsia="Tahoma" w:cs="Times New Roman"/>
                <w:b/>
              </w:rPr>
            </w:pPr>
          </w:p>
        </w:tc>
        <w:tc>
          <w:tcPr>
            <w:tcW w:w="485" w:type="dxa"/>
          </w:tcPr>
          <w:p w14:paraId="4277DDE4" w14:textId="77777777" w:rsidR="00F76BB8" w:rsidRPr="000A0F64" w:rsidRDefault="00F76BB8" w:rsidP="00A660F9">
            <w:pPr>
              <w:rPr>
                <w:rFonts w:eastAsia="Tahoma" w:cs="Times New Roman"/>
                <w:b/>
              </w:rPr>
            </w:pPr>
          </w:p>
        </w:tc>
        <w:tc>
          <w:tcPr>
            <w:tcW w:w="485" w:type="dxa"/>
          </w:tcPr>
          <w:p w14:paraId="0B884940" w14:textId="77777777" w:rsidR="00F76BB8" w:rsidRPr="000A0F64" w:rsidRDefault="00F76BB8" w:rsidP="00A660F9">
            <w:pPr>
              <w:rPr>
                <w:rFonts w:eastAsia="Tahoma" w:cs="Times New Roman"/>
                <w:b/>
              </w:rPr>
            </w:pPr>
          </w:p>
        </w:tc>
        <w:tc>
          <w:tcPr>
            <w:tcW w:w="485" w:type="dxa"/>
          </w:tcPr>
          <w:p w14:paraId="066ED26D" w14:textId="77777777" w:rsidR="00F76BB8" w:rsidRPr="000A0F64" w:rsidRDefault="00F76BB8" w:rsidP="00A660F9">
            <w:pPr>
              <w:rPr>
                <w:rFonts w:eastAsia="Tahoma" w:cs="Times New Roman"/>
                <w:b/>
              </w:rPr>
            </w:pPr>
          </w:p>
        </w:tc>
        <w:tc>
          <w:tcPr>
            <w:tcW w:w="485" w:type="dxa"/>
          </w:tcPr>
          <w:p w14:paraId="648B5F96" w14:textId="77777777" w:rsidR="00F76BB8" w:rsidRPr="000A0F64" w:rsidRDefault="00F76BB8" w:rsidP="00A660F9">
            <w:pPr>
              <w:rPr>
                <w:rFonts w:eastAsia="Tahoma" w:cs="Times New Roman"/>
                <w:b/>
              </w:rPr>
            </w:pPr>
          </w:p>
        </w:tc>
        <w:tc>
          <w:tcPr>
            <w:tcW w:w="485" w:type="dxa"/>
          </w:tcPr>
          <w:p w14:paraId="51DEDBFA" w14:textId="77777777" w:rsidR="00F76BB8" w:rsidRPr="000A0F64" w:rsidRDefault="00F76BB8" w:rsidP="00A660F9">
            <w:pPr>
              <w:rPr>
                <w:rFonts w:eastAsia="Tahoma" w:cs="Times New Roman"/>
                <w:b/>
              </w:rPr>
            </w:pPr>
          </w:p>
        </w:tc>
        <w:tc>
          <w:tcPr>
            <w:tcW w:w="485" w:type="dxa"/>
          </w:tcPr>
          <w:p w14:paraId="6DA9E188" w14:textId="77777777" w:rsidR="00F76BB8" w:rsidRPr="000A0F64" w:rsidRDefault="00F76BB8" w:rsidP="00A660F9">
            <w:pPr>
              <w:rPr>
                <w:rFonts w:eastAsia="Tahoma" w:cs="Times New Roman"/>
                <w:b/>
              </w:rPr>
            </w:pPr>
          </w:p>
        </w:tc>
        <w:tc>
          <w:tcPr>
            <w:tcW w:w="485" w:type="dxa"/>
          </w:tcPr>
          <w:p w14:paraId="293E04D6" w14:textId="77777777" w:rsidR="00F76BB8" w:rsidRPr="000A0F64" w:rsidRDefault="00F76BB8" w:rsidP="00A660F9">
            <w:pPr>
              <w:rPr>
                <w:rFonts w:eastAsia="Tahoma" w:cs="Times New Roman"/>
                <w:b/>
              </w:rPr>
            </w:pPr>
          </w:p>
        </w:tc>
        <w:tc>
          <w:tcPr>
            <w:tcW w:w="485" w:type="dxa"/>
          </w:tcPr>
          <w:p w14:paraId="4B4C44E8" w14:textId="77777777" w:rsidR="00F76BB8" w:rsidRPr="000A0F64" w:rsidRDefault="00F76BB8" w:rsidP="00A660F9">
            <w:pPr>
              <w:rPr>
                <w:rFonts w:eastAsia="Tahoma" w:cs="Times New Roman"/>
                <w:b/>
              </w:rPr>
            </w:pPr>
          </w:p>
        </w:tc>
        <w:tc>
          <w:tcPr>
            <w:tcW w:w="222" w:type="dxa"/>
          </w:tcPr>
          <w:p w14:paraId="7710C251" w14:textId="77777777" w:rsidR="00F76BB8" w:rsidRPr="000A0F64" w:rsidRDefault="00F76BB8" w:rsidP="00A660F9">
            <w:pPr>
              <w:rPr>
                <w:rFonts w:eastAsia="Tahoma" w:cs="Times New Roman"/>
                <w:b/>
              </w:rPr>
            </w:pPr>
          </w:p>
        </w:tc>
      </w:tr>
      <w:tr w:rsidR="00F76BB8" w:rsidRPr="000A0F64" w14:paraId="29FDD1D2" w14:textId="58FB8B92" w:rsidTr="008F5B11">
        <w:trPr>
          <w:trHeight w:val="57"/>
        </w:trPr>
        <w:tc>
          <w:tcPr>
            <w:tcW w:w="1475" w:type="dxa"/>
          </w:tcPr>
          <w:p w14:paraId="1C370C55" w14:textId="77777777" w:rsidR="00F76BB8" w:rsidRPr="000A0F64" w:rsidRDefault="00F76BB8" w:rsidP="00A660F9">
            <w:pPr>
              <w:ind w:left="66"/>
              <w:rPr>
                <w:rFonts w:eastAsia="Tahoma" w:cs="Times New Roman"/>
                <w:bCs/>
              </w:rPr>
            </w:pPr>
          </w:p>
        </w:tc>
        <w:tc>
          <w:tcPr>
            <w:tcW w:w="7896" w:type="dxa"/>
          </w:tcPr>
          <w:p w14:paraId="6603EBE4" w14:textId="46F6AF20" w:rsidR="00F76BB8" w:rsidRPr="000A0F64" w:rsidRDefault="00F76BB8" w:rsidP="00A660F9">
            <w:pPr>
              <w:ind w:left="66"/>
              <w:rPr>
                <w:rFonts w:eastAsia="Tahoma" w:cs="Times New Roman"/>
                <w:bCs/>
              </w:rPr>
            </w:pPr>
            <w:r w:rsidRPr="000A0F64">
              <w:rPr>
                <w:rFonts w:eastAsia="Tahoma" w:cs="Times New Roman"/>
                <w:bCs/>
              </w:rPr>
              <w:t>Microcredit schemes, support for community savings</w:t>
            </w:r>
          </w:p>
        </w:tc>
        <w:tc>
          <w:tcPr>
            <w:tcW w:w="485" w:type="dxa"/>
          </w:tcPr>
          <w:p w14:paraId="2706F954" w14:textId="77777777" w:rsidR="00F76BB8" w:rsidRPr="000A0F64" w:rsidRDefault="00F76BB8" w:rsidP="00A660F9">
            <w:pPr>
              <w:rPr>
                <w:rFonts w:eastAsia="Tahoma" w:cs="Times New Roman"/>
                <w:b/>
              </w:rPr>
            </w:pPr>
          </w:p>
        </w:tc>
        <w:tc>
          <w:tcPr>
            <w:tcW w:w="485" w:type="dxa"/>
          </w:tcPr>
          <w:p w14:paraId="5197CAFB" w14:textId="77777777" w:rsidR="00F76BB8" w:rsidRPr="000A0F64" w:rsidRDefault="00F76BB8" w:rsidP="00A660F9">
            <w:pPr>
              <w:rPr>
                <w:rFonts w:eastAsia="Tahoma" w:cs="Times New Roman"/>
                <w:b/>
              </w:rPr>
            </w:pPr>
          </w:p>
        </w:tc>
        <w:tc>
          <w:tcPr>
            <w:tcW w:w="485" w:type="dxa"/>
          </w:tcPr>
          <w:p w14:paraId="4752D341" w14:textId="77777777" w:rsidR="00F76BB8" w:rsidRPr="000A0F64" w:rsidRDefault="00F76BB8" w:rsidP="00A660F9">
            <w:pPr>
              <w:rPr>
                <w:rFonts w:eastAsia="Tahoma" w:cs="Times New Roman"/>
                <w:b/>
              </w:rPr>
            </w:pPr>
          </w:p>
        </w:tc>
        <w:tc>
          <w:tcPr>
            <w:tcW w:w="485" w:type="dxa"/>
          </w:tcPr>
          <w:p w14:paraId="4F7F36CF" w14:textId="77777777" w:rsidR="00F76BB8" w:rsidRPr="000A0F64" w:rsidRDefault="00F76BB8" w:rsidP="00A660F9">
            <w:pPr>
              <w:rPr>
                <w:rFonts w:eastAsia="Tahoma" w:cs="Times New Roman"/>
                <w:b/>
              </w:rPr>
            </w:pPr>
          </w:p>
        </w:tc>
        <w:tc>
          <w:tcPr>
            <w:tcW w:w="485" w:type="dxa"/>
          </w:tcPr>
          <w:p w14:paraId="5E668701" w14:textId="77777777" w:rsidR="00F76BB8" w:rsidRPr="000A0F64" w:rsidRDefault="00F76BB8" w:rsidP="00A660F9">
            <w:pPr>
              <w:rPr>
                <w:rFonts w:eastAsia="Tahoma" w:cs="Times New Roman"/>
                <w:b/>
              </w:rPr>
            </w:pPr>
          </w:p>
        </w:tc>
        <w:tc>
          <w:tcPr>
            <w:tcW w:w="485" w:type="dxa"/>
          </w:tcPr>
          <w:p w14:paraId="1E56091B" w14:textId="77777777" w:rsidR="00F76BB8" w:rsidRPr="000A0F64" w:rsidRDefault="00F76BB8" w:rsidP="00A660F9">
            <w:pPr>
              <w:rPr>
                <w:rFonts w:eastAsia="Tahoma" w:cs="Times New Roman"/>
                <w:b/>
              </w:rPr>
            </w:pPr>
          </w:p>
        </w:tc>
        <w:tc>
          <w:tcPr>
            <w:tcW w:w="485" w:type="dxa"/>
          </w:tcPr>
          <w:p w14:paraId="65A81F2E" w14:textId="77777777" w:rsidR="00F76BB8" w:rsidRPr="000A0F64" w:rsidRDefault="00F76BB8" w:rsidP="00A660F9">
            <w:pPr>
              <w:rPr>
                <w:rFonts w:eastAsia="Tahoma" w:cs="Times New Roman"/>
                <w:b/>
              </w:rPr>
            </w:pPr>
          </w:p>
        </w:tc>
        <w:tc>
          <w:tcPr>
            <w:tcW w:w="485" w:type="dxa"/>
          </w:tcPr>
          <w:p w14:paraId="7DC127C3" w14:textId="77777777" w:rsidR="00F76BB8" w:rsidRPr="000A0F64" w:rsidRDefault="00F76BB8" w:rsidP="00A660F9">
            <w:pPr>
              <w:rPr>
                <w:rFonts w:eastAsia="Tahoma" w:cs="Times New Roman"/>
                <w:b/>
              </w:rPr>
            </w:pPr>
          </w:p>
        </w:tc>
        <w:tc>
          <w:tcPr>
            <w:tcW w:w="485" w:type="dxa"/>
          </w:tcPr>
          <w:p w14:paraId="761F4DEF" w14:textId="77777777" w:rsidR="00F76BB8" w:rsidRPr="000A0F64" w:rsidRDefault="00F76BB8" w:rsidP="00A660F9">
            <w:pPr>
              <w:rPr>
                <w:rFonts w:eastAsia="Tahoma" w:cs="Times New Roman"/>
                <w:b/>
              </w:rPr>
            </w:pPr>
          </w:p>
        </w:tc>
        <w:tc>
          <w:tcPr>
            <w:tcW w:w="222" w:type="dxa"/>
          </w:tcPr>
          <w:p w14:paraId="45265168" w14:textId="77777777" w:rsidR="00F76BB8" w:rsidRPr="000A0F64" w:rsidRDefault="00F76BB8" w:rsidP="00A660F9">
            <w:pPr>
              <w:rPr>
                <w:rFonts w:eastAsia="Tahoma" w:cs="Times New Roman"/>
                <w:b/>
              </w:rPr>
            </w:pPr>
          </w:p>
        </w:tc>
      </w:tr>
      <w:tr w:rsidR="00F76BB8" w:rsidRPr="000A0F64" w14:paraId="2E9B7D5E" w14:textId="6A0DD5CD" w:rsidTr="008F5B11">
        <w:trPr>
          <w:trHeight w:val="57"/>
        </w:trPr>
        <w:tc>
          <w:tcPr>
            <w:tcW w:w="1475" w:type="dxa"/>
          </w:tcPr>
          <w:p w14:paraId="78ADB4FF" w14:textId="77777777" w:rsidR="00F76BB8" w:rsidRPr="000A0F64" w:rsidRDefault="00F76BB8" w:rsidP="00A660F9">
            <w:pPr>
              <w:ind w:left="66"/>
              <w:rPr>
                <w:rFonts w:eastAsia="Tahoma" w:cs="Times New Roman"/>
                <w:bCs/>
              </w:rPr>
            </w:pPr>
          </w:p>
        </w:tc>
        <w:tc>
          <w:tcPr>
            <w:tcW w:w="7896" w:type="dxa"/>
          </w:tcPr>
          <w:p w14:paraId="49D2785E" w14:textId="00A93971" w:rsidR="00F76BB8" w:rsidRPr="000A0F64" w:rsidRDefault="00F76BB8" w:rsidP="00A660F9">
            <w:pPr>
              <w:ind w:left="66"/>
              <w:rPr>
                <w:rFonts w:eastAsia="Tahoma" w:cs="Times New Roman"/>
                <w:bCs/>
              </w:rPr>
            </w:pPr>
            <w:r w:rsidRPr="000A0F64">
              <w:rPr>
                <w:rFonts w:eastAsia="Tahoma" w:cs="Times New Roman"/>
                <w:bCs/>
              </w:rPr>
              <w:t>Skills and capacity building</w:t>
            </w:r>
          </w:p>
        </w:tc>
        <w:tc>
          <w:tcPr>
            <w:tcW w:w="485" w:type="dxa"/>
          </w:tcPr>
          <w:p w14:paraId="57163BDE" w14:textId="77777777" w:rsidR="00F76BB8" w:rsidRPr="000A0F64" w:rsidRDefault="00F76BB8" w:rsidP="00A660F9">
            <w:pPr>
              <w:rPr>
                <w:rFonts w:eastAsia="Tahoma" w:cs="Times New Roman"/>
                <w:b/>
              </w:rPr>
            </w:pPr>
          </w:p>
        </w:tc>
        <w:tc>
          <w:tcPr>
            <w:tcW w:w="485" w:type="dxa"/>
          </w:tcPr>
          <w:p w14:paraId="0B03A4B8" w14:textId="77777777" w:rsidR="00F76BB8" w:rsidRPr="000A0F64" w:rsidRDefault="00F76BB8" w:rsidP="00A660F9">
            <w:pPr>
              <w:rPr>
                <w:rFonts w:eastAsia="Tahoma" w:cs="Times New Roman"/>
                <w:b/>
              </w:rPr>
            </w:pPr>
          </w:p>
        </w:tc>
        <w:tc>
          <w:tcPr>
            <w:tcW w:w="485" w:type="dxa"/>
          </w:tcPr>
          <w:p w14:paraId="25D2DDFE" w14:textId="77777777" w:rsidR="00F76BB8" w:rsidRPr="000A0F64" w:rsidRDefault="00F76BB8" w:rsidP="00A660F9">
            <w:pPr>
              <w:rPr>
                <w:rFonts w:eastAsia="Tahoma" w:cs="Times New Roman"/>
                <w:b/>
              </w:rPr>
            </w:pPr>
          </w:p>
        </w:tc>
        <w:tc>
          <w:tcPr>
            <w:tcW w:w="485" w:type="dxa"/>
          </w:tcPr>
          <w:p w14:paraId="259B2720" w14:textId="77777777" w:rsidR="00F76BB8" w:rsidRPr="000A0F64" w:rsidRDefault="00F76BB8" w:rsidP="00A660F9">
            <w:pPr>
              <w:rPr>
                <w:rFonts w:eastAsia="Tahoma" w:cs="Times New Roman"/>
                <w:b/>
              </w:rPr>
            </w:pPr>
          </w:p>
        </w:tc>
        <w:tc>
          <w:tcPr>
            <w:tcW w:w="485" w:type="dxa"/>
          </w:tcPr>
          <w:p w14:paraId="4C38C5E6" w14:textId="77777777" w:rsidR="00F76BB8" w:rsidRPr="000A0F64" w:rsidRDefault="00F76BB8" w:rsidP="00A660F9">
            <w:pPr>
              <w:rPr>
                <w:rFonts w:eastAsia="Tahoma" w:cs="Times New Roman"/>
                <w:b/>
              </w:rPr>
            </w:pPr>
          </w:p>
        </w:tc>
        <w:tc>
          <w:tcPr>
            <w:tcW w:w="485" w:type="dxa"/>
          </w:tcPr>
          <w:p w14:paraId="390CE923" w14:textId="77777777" w:rsidR="00F76BB8" w:rsidRPr="000A0F64" w:rsidRDefault="00F76BB8" w:rsidP="00A660F9">
            <w:pPr>
              <w:rPr>
                <w:rFonts w:eastAsia="Tahoma" w:cs="Times New Roman"/>
                <w:b/>
              </w:rPr>
            </w:pPr>
          </w:p>
        </w:tc>
        <w:tc>
          <w:tcPr>
            <w:tcW w:w="485" w:type="dxa"/>
          </w:tcPr>
          <w:p w14:paraId="3F58C2B9" w14:textId="77777777" w:rsidR="00F76BB8" w:rsidRPr="000A0F64" w:rsidRDefault="00F76BB8" w:rsidP="00A660F9">
            <w:pPr>
              <w:rPr>
                <w:rFonts w:eastAsia="Tahoma" w:cs="Times New Roman"/>
                <w:b/>
              </w:rPr>
            </w:pPr>
          </w:p>
        </w:tc>
        <w:tc>
          <w:tcPr>
            <w:tcW w:w="485" w:type="dxa"/>
          </w:tcPr>
          <w:p w14:paraId="4B331955" w14:textId="77777777" w:rsidR="00F76BB8" w:rsidRPr="000A0F64" w:rsidRDefault="00F76BB8" w:rsidP="00A660F9">
            <w:pPr>
              <w:rPr>
                <w:rFonts w:eastAsia="Tahoma" w:cs="Times New Roman"/>
                <w:b/>
              </w:rPr>
            </w:pPr>
          </w:p>
        </w:tc>
        <w:tc>
          <w:tcPr>
            <w:tcW w:w="485" w:type="dxa"/>
          </w:tcPr>
          <w:p w14:paraId="025FC1D3" w14:textId="77777777" w:rsidR="00F76BB8" w:rsidRPr="000A0F64" w:rsidRDefault="00F76BB8" w:rsidP="00A660F9">
            <w:pPr>
              <w:rPr>
                <w:rFonts w:eastAsia="Tahoma" w:cs="Times New Roman"/>
                <w:b/>
              </w:rPr>
            </w:pPr>
          </w:p>
        </w:tc>
        <w:tc>
          <w:tcPr>
            <w:tcW w:w="222" w:type="dxa"/>
          </w:tcPr>
          <w:p w14:paraId="2FCFFD34" w14:textId="77777777" w:rsidR="00F76BB8" w:rsidRPr="000A0F64" w:rsidRDefault="00F76BB8" w:rsidP="00A660F9">
            <w:pPr>
              <w:rPr>
                <w:rFonts w:eastAsia="Tahoma" w:cs="Times New Roman"/>
                <w:b/>
              </w:rPr>
            </w:pPr>
          </w:p>
        </w:tc>
      </w:tr>
      <w:tr w:rsidR="008F5B11" w:rsidRPr="000A0F64" w14:paraId="2E9F9943" w14:textId="593184AA" w:rsidTr="008F5B11">
        <w:trPr>
          <w:trHeight w:val="57"/>
        </w:trPr>
        <w:tc>
          <w:tcPr>
            <w:tcW w:w="1475" w:type="dxa"/>
          </w:tcPr>
          <w:p w14:paraId="5E62FAAF" w14:textId="77777777" w:rsidR="008F5B11" w:rsidRPr="000A0F64" w:rsidRDefault="008F5B11" w:rsidP="008F5B11">
            <w:pPr>
              <w:ind w:left="66"/>
              <w:rPr>
                <w:rFonts w:eastAsia="Tahoma" w:cs="Times New Roman"/>
                <w:bCs/>
              </w:rPr>
            </w:pPr>
          </w:p>
        </w:tc>
        <w:tc>
          <w:tcPr>
            <w:tcW w:w="7896" w:type="dxa"/>
          </w:tcPr>
          <w:p w14:paraId="564A8FB1" w14:textId="2E83242F" w:rsidR="008F5B11" w:rsidRPr="0021127C" w:rsidRDefault="008F5B11" w:rsidP="008F5B11">
            <w:pPr>
              <w:ind w:left="66"/>
              <w:rPr>
                <w:rFonts w:eastAsia="Tahoma" w:cs="Times New Roman"/>
                <w:bCs/>
                <w:color w:val="C00000"/>
              </w:rPr>
            </w:pPr>
            <w:ins w:id="293" w:author="DrEFA" w:date="2023-05-02T09:39:00Z">
              <w:r w:rsidRPr="0021127C">
                <w:rPr>
                  <w:rFonts w:eastAsia="Tahoma" w:cs="Times New Roman"/>
                  <w:bCs/>
                  <w:color w:val="C00000"/>
                </w:rPr>
                <w:t>Promote the use of gears less likely to be negatively impacted by coral bleaching (e.g., hand lines)</w:t>
              </w:r>
            </w:ins>
          </w:p>
        </w:tc>
        <w:tc>
          <w:tcPr>
            <w:tcW w:w="485" w:type="dxa"/>
          </w:tcPr>
          <w:p w14:paraId="15CBD904" w14:textId="77777777" w:rsidR="008F5B11" w:rsidRPr="000A0F64" w:rsidRDefault="008F5B11" w:rsidP="008F5B11">
            <w:pPr>
              <w:rPr>
                <w:rFonts w:eastAsia="Tahoma" w:cs="Times New Roman"/>
                <w:b/>
              </w:rPr>
            </w:pPr>
          </w:p>
        </w:tc>
        <w:tc>
          <w:tcPr>
            <w:tcW w:w="485" w:type="dxa"/>
          </w:tcPr>
          <w:p w14:paraId="48512E11" w14:textId="77777777" w:rsidR="008F5B11" w:rsidRPr="000A0F64" w:rsidRDefault="008F5B11" w:rsidP="008F5B11">
            <w:pPr>
              <w:rPr>
                <w:rFonts w:eastAsia="Tahoma" w:cs="Times New Roman"/>
                <w:b/>
              </w:rPr>
            </w:pPr>
          </w:p>
        </w:tc>
        <w:tc>
          <w:tcPr>
            <w:tcW w:w="485" w:type="dxa"/>
          </w:tcPr>
          <w:p w14:paraId="6D61242E" w14:textId="77777777" w:rsidR="008F5B11" w:rsidRPr="000A0F64" w:rsidRDefault="008F5B11" w:rsidP="008F5B11">
            <w:pPr>
              <w:rPr>
                <w:rFonts w:eastAsia="Tahoma" w:cs="Times New Roman"/>
                <w:b/>
              </w:rPr>
            </w:pPr>
          </w:p>
        </w:tc>
        <w:tc>
          <w:tcPr>
            <w:tcW w:w="485" w:type="dxa"/>
          </w:tcPr>
          <w:p w14:paraId="42B5E907" w14:textId="77777777" w:rsidR="008F5B11" w:rsidRPr="000A0F64" w:rsidRDefault="008F5B11" w:rsidP="008F5B11">
            <w:pPr>
              <w:rPr>
                <w:rFonts w:eastAsia="Tahoma" w:cs="Times New Roman"/>
                <w:b/>
              </w:rPr>
            </w:pPr>
          </w:p>
        </w:tc>
        <w:tc>
          <w:tcPr>
            <w:tcW w:w="485" w:type="dxa"/>
          </w:tcPr>
          <w:p w14:paraId="57B9962C" w14:textId="77777777" w:rsidR="008F5B11" w:rsidRPr="000A0F64" w:rsidRDefault="008F5B11" w:rsidP="008F5B11">
            <w:pPr>
              <w:rPr>
                <w:rFonts w:eastAsia="Tahoma" w:cs="Times New Roman"/>
                <w:b/>
              </w:rPr>
            </w:pPr>
          </w:p>
        </w:tc>
        <w:tc>
          <w:tcPr>
            <w:tcW w:w="485" w:type="dxa"/>
          </w:tcPr>
          <w:p w14:paraId="05C2EDA8" w14:textId="77777777" w:rsidR="008F5B11" w:rsidRPr="000A0F64" w:rsidRDefault="008F5B11" w:rsidP="008F5B11">
            <w:pPr>
              <w:rPr>
                <w:rFonts w:eastAsia="Tahoma" w:cs="Times New Roman"/>
                <w:b/>
              </w:rPr>
            </w:pPr>
          </w:p>
        </w:tc>
        <w:tc>
          <w:tcPr>
            <w:tcW w:w="485" w:type="dxa"/>
          </w:tcPr>
          <w:p w14:paraId="2223E714" w14:textId="77777777" w:rsidR="008F5B11" w:rsidRPr="000A0F64" w:rsidRDefault="008F5B11" w:rsidP="008F5B11">
            <w:pPr>
              <w:rPr>
                <w:rFonts w:eastAsia="Tahoma" w:cs="Times New Roman"/>
                <w:b/>
              </w:rPr>
            </w:pPr>
          </w:p>
        </w:tc>
        <w:tc>
          <w:tcPr>
            <w:tcW w:w="485" w:type="dxa"/>
          </w:tcPr>
          <w:p w14:paraId="5664A1B6" w14:textId="77777777" w:rsidR="008F5B11" w:rsidRPr="000A0F64" w:rsidRDefault="008F5B11" w:rsidP="008F5B11">
            <w:pPr>
              <w:rPr>
                <w:rFonts w:eastAsia="Tahoma" w:cs="Times New Roman"/>
                <w:b/>
              </w:rPr>
            </w:pPr>
          </w:p>
        </w:tc>
        <w:tc>
          <w:tcPr>
            <w:tcW w:w="485" w:type="dxa"/>
          </w:tcPr>
          <w:p w14:paraId="6D9CACD7" w14:textId="77777777" w:rsidR="008F5B11" w:rsidRPr="000A0F64" w:rsidRDefault="008F5B11" w:rsidP="008F5B11">
            <w:pPr>
              <w:rPr>
                <w:rFonts w:eastAsia="Tahoma" w:cs="Times New Roman"/>
                <w:b/>
              </w:rPr>
            </w:pPr>
          </w:p>
        </w:tc>
        <w:tc>
          <w:tcPr>
            <w:tcW w:w="222" w:type="dxa"/>
          </w:tcPr>
          <w:p w14:paraId="5BBB4041" w14:textId="77777777" w:rsidR="008F5B11" w:rsidRPr="000A0F64" w:rsidRDefault="008F5B11" w:rsidP="008F5B11">
            <w:pPr>
              <w:rPr>
                <w:rFonts w:eastAsia="Tahoma" w:cs="Times New Roman"/>
                <w:b/>
              </w:rPr>
            </w:pPr>
          </w:p>
        </w:tc>
      </w:tr>
      <w:tr w:rsidR="008F5B11" w:rsidRPr="000A0F64" w14:paraId="7D5D58B5" w14:textId="77777777" w:rsidTr="008F5B11">
        <w:trPr>
          <w:trHeight w:val="57"/>
          <w:ins w:id="294" w:author="DrEFA" w:date="2023-05-02T09:39:00Z"/>
        </w:trPr>
        <w:tc>
          <w:tcPr>
            <w:tcW w:w="1475" w:type="dxa"/>
          </w:tcPr>
          <w:p w14:paraId="5E94A145" w14:textId="77777777" w:rsidR="008F5B11" w:rsidRPr="000A0F64" w:rsidRDefault="008F5B11" w:rsidP="008F5B11">
            <w:pPr>
              <w:ind w:left="66"/>
              <w:rPr>
                <w:ins w:id="295" w:author="DrEFA" w:date="2023-05-02T09:39:00Z"/>
                <w:rFonts w:eastAsia="Tahoma" w:cs="Times New Roman"/>
                <w:bCs/>
              </w:rPr>
            </w:pPr>
          </w:p>
        </w:tc>
        <w:tc>
          <w:tcPr>
            <w:tcW w:w="7896" w:type="dxa"/>
          </w:tcPr>
          <w:p w14:paraId="06FBBC25" w14:textId="54EE004A" w:rsidR="008F5B11" w:rsidRPr="0021127C" w:rsidRDefault="008F5B11" w:rsidP="008F5B11">
            <w:pPr>
              <w:ind w:left="66"/>
              <w:rPr>
                <w:ins w:id="296" w:author="DrEFA" w:date="2023-05-02T09:39:00Z"/>
                <w:rFonts w:eastAsia="Tahoma" w:cs="Times New Roman"/>
                <w:bCs/>
                <w:color w:val="C00000"/>
              </w:rPr>
            </w:pPr>
            <w:ins w:id="297" w:author="DrEFA" w:date="2023-05-02T09:39:00Z">
              <w:r w:rsidRPr="0021127C">
                <w:rPr>
                  <w:rFonts w:eastAsia="Tahoma" w:cs="Times New Roman"/>
                  <w:bCs/>
                  <w:color w:val="C00000"/>
                </w:rPr>
                <w:t>Training, gear provision</w:t>
              </w:r>
            </w:ins>
          </w:p>
        </w:tc>
        <w:tc>
          <w:tcPr>
            <w:tcW w:w="485" w:type="dxa"/>
          </w:tcPr>
          <w:p w14:paraId="026D9663" w14:textId="77777777" w:rsidR="008F5B11" w:rsidRPr="000A0F64" w:rsidRDefault="008F5B11" w:rsidP="008F5B11">
            <w:pPr>
              <w:rPr>
                <w:ins w:id="298" w:author="DrEFA" w:date="2023-05-02T09:39:00Z"/>
                <w:rFonts w:eastAsia="Tahoma" w:cs="Times New Roman"/>
                <w:b/>
              </w:rPr>
            </w:pPr>
          </w:p>
        </w:tc>
        <w:tc>
          <w:tcPr>
            <w:tcW w:w="485" w:type="dxa"/>
          </w:tcPr>
          <w:p w14:paraId="412EF742" w14:textId="77777777" w:rsidR="008F5B11" w:rsidRPr="000A0F64" w:rsidRDefault="008F5B11" w:rsidP="008F5B11">
            <w:pPr>
              <w:rPr>
                <w:ins w:id="299" w:author="DrEFA" w:date="2023-05-02T09:39:00Z"/>
                <w:rFonts w:eastAsia="Tahoma" w:cs="Times New Roman"/>
                <w:b/>
              </w:rPr>
            </w:pPr>
          </w:p>
        </w:tc>
        <w:tc>
          <w:tcPr>
            <w:tcW w:w="485" w:type="dxa"/>
          </w:tcPr>
          <w:p w14:paraId="41D067A9" w14:textId="77777777" w:rsidR="008F5B11" w:rsidRPr="000A0F64" w:rsidRDefault="008F5B11" w:rsidP="008F5B11">
            <w:pPr>
              <w:rPr>
                <w:ins w:id="300" w:author="DrEFA" w:date="2023-05-02T09:39:00Z"/>
                <w:rFonts w:eastAsia="Tahoma" w:cs="Times New Roman"/>
                <w:b/>
              </w:rPr>
            </w:pPr>
          </w:p>
        </w:tc>
        <w:tc>
          <w:tcPr>
            <w:tcW w:w="485" w:type="dxa"/>
          </w:tcPr>
          <w:p w14:paraId="73259037" w14:textId="77777777" w:rsidR="008F5B11" w:rsidRPr="000A0F64" w:rsidRDefault="008F5B11" w:rsidP="008F5B11">
            <w:pPr>
              <w:rPr>
                <w:ins w:id="301" w:author="DrEFA" w:date="2023-05-02T09:39:00Z"/>
                <w:rFonts w:eastAsia="Tahoma" w:cs="Times New Roman"/>
                <w:b/>
              </w:rPr>
            </w:pPr>
          </w:p>
        </w:tc>
        <w:tc>
          <w:tcPr>
            <w:tcW w:w="485" w:type="dxa"/>
          </w:tcPr>
          <w:p w14:paraId="031A7550" w14:textId="77777777" w:rsidR="008F5B11" w:rsidRPr="000A0F64" w:rsidRDefault="008F5B11" w:rsidP="008F5B11">
            <w:pPr>
              <w:rPr>
                <w:ins w:id="302" w:author="DrEFA" w:date="2023-05-02T09:39:00Z"/>
                <w:rFonts w:eastAsia="Tahoma" w:cs="Times New Roman"/>
                <w:b/>
              </w:rPr>
            </w:pPr>
          </w:p>
        </w:tc>
        <w:tc>
          <w:tcPr>
            <w:tcW w:w="485" w:type="dxa"/>
          </w:tcPr>
          <w:p w14:paraId="29131DC2" w14:textId="77777777" w:rsidR="008F5B11" w:rsidRPr="000A0F64" w:rsidRDefault="008F5B11" w:rsidP="008F5B11">
            <w:pPr>
              <w:rPr>
                <w:ins w:id="303" w:author="DrEFA" w:date="2023-05-02T09:39:00Z"/>
                <w:rFonts w:eastAsia="Tahoma" w:cs="Times New Roman"/>
                <w:b/>
              </w:rPr>
            </w:pPr>
          </w:p>
        </w:tc>
        <w:tc>
          <w:tcPr>
            <w:tcW w:w="485" w:type="dxa"/>
          </w:tcPr>
          <w:p w14:paraId="5D696EF3" w14:textId="77777777" w:rsidR="008F5B11" w:rsidRPr="000A0F64" w:rsidRDefault="008F5B11" w:rsidP="008F5B11">
            <w:pPr>
              <w:rPr>
                <w:ins w:id="304" w:author="DrEFA" w:date="2023-05-02T09:39:00Z"/>
                <w:rFonts w:eastAsia="Tahoma" w:cs="Times New Roman"/>
                <w:b/>
              </w:rPr>
            </w:pPr>
          </w:p>
        </w:tc>
        <w:tc>
          <w:tcPr>
            <w:tcW w:w="485" w:type="dxa"/>
          </w:tcPr>
          <w:p w14:paraId="30D23818" w14:textId="77777777" w:rsidR="008F5B11" w:rsidRPr="000A0F64" w:rsidRDefault="008F5B11" w:rsidP="008F5B11">
            <w:pPr>
              <w:rPr>
                <w:ins w:id="305" w:author="DrEFA" w:date="2023-05-02T09:39:00Z"/>
                <w:rFonts w:eastAsia="Tahoma" w:cs="Times New Roman"/>
                <w:b/>
              </w:rPr>
            </w:pPr>
          </w:p>
        </w:tc>
        <w:tc>
          <w:tcPr>
            <w:tcW w:w="485" w:type="dxa"/>
          </w:tcPr>
          <w:p w14:paraId="0BBEC611" w14:textId="77777777" w:rsidR="008F5B11" w:rsidRPr="000A0F64" w:rsidRDefault="008F5B11" w:rsidP="008F5B11">
            <w:pPr>
              <w:rPr>
                <w:ins w:id="306" w:author="DrEFA" w:date="2023-05-02T09:39:00Z"/>
                <w:rFonts w:eastAsia="Tahoma" w:cs="Times New Roman"/>
                <w:b/>
              </w:rPr>
            </w:pPr>
          </w:p>
        </w:tc>
        <w:tc>
          <w:tcPr>
            <w:tcW w:w="222" w:type="dxa"/>
          </w:tcPr>
          <w:p w14:paraId="30C12962" w14:textId="77777777" w:rsidR="008F5B11" w:rsidRPr="000A0F64" w:rsidRDefault="008F5B11" w:rsidP="008F5B11">
            <w:pPr>
              <w:rPr>
                <w:ins w:id="307" w:author="DrEFA" w:date="2023-05-02T09:39:00Z"/>
                <w:rFonts w:eastAsia="Tahoma" w:cs="Times New Roman"/>
                <w:b/>
              </w:rPr>
            </w:pPr>
          </w:p>
        </w:tc>
      </w:tr>
      <w:tr w:rsidR="0021127C" w:rsidRPr="000A0F64" w14:paraId="29E9F156" w14:textId="77777777" w:rsidTr="008F5B11">
        <w:trPr>
          <w:trHeight w:val="57"/>
          <w:ins w:id="308" w:author="DrEFA" w:date="2023-05-02T09:45:00Z"/>
        </w:trPr>
        <w:tc>
          <w:tcPr>
            <w:tcW w:w="1475" w:type="dxa"/>
          </w:tcPr>
          <w:p w14:paraId="3FFAB971" w14:textId="77777777" w:rsidR="0021127C" w:rsidRPr="000A0F64" w:rsidRDefault="0021127C" w:rsidP="008F5B11">
            <w:pPr>
              <w:ind w:left="66"/>
              <w:rPr>
                <w:ins w:id="309" w:author="DrEFA" w:date="2023-05-02T09:45:00Z"/>
                <w:rFonts w:eastAsia="Tahoma" w:cs="Times New Roman"/>
                <w:bCs/>
              </w:rPr>
            </w:pPr>
          </w:p>
        </w:tc>
        <w:tc>
          <w:tcPr>
            <w:tcW w:w="7896" w:type="dxa"/>
          </w:tcPr>
          <w:p w14:paraId="10A90C6E" w14:textId="690CA180" w:rsidR="0021127C" w:rsidRPr="0021127C" w:rsidRDefault="0021127C" w:rsidP="008F5B11">
            <w:pPr>
              <w:ind w:left="66"/>
              <w:rPr>
                <w:ins w:id="310" w:author="DrEFA" w:date="2023-05-02T09:45:00Z"/>
                <w:rFonts w:eastAsia="Tahoma" w:cs="Times New Roman"/>
                <w:bCs/>
                <w:color w:val="C00000"/>
              </w:rPr>
            </w:pPr>
            <w:ins w:id="311" w:author="DrEFA" w:date="2023-05-02T09:46:00Z">
              <w:r w:rsidRPr="0021127C">
                <w:rPr>
                  <w:rFonts w:eastAsia="Tahoma" w:cs="Times New Roman"/>
                  <w:bCs/>
                  <w:color w:val="C00000"/>
                </w:rPr>
                <w:t>Agricultural extension</w:t>
              </w:r>
            </w:ins>
          </w:p>
        </w:tc>
        <w:tc>
          <w:tcPr>
            <w:tcW w:w="485" w:type="dxa"/>
          </w:tcPr>
          <w:p w14:paraId="404E8C69" w14:textId="77777777" w:rsidR="0021127C" w:rsidRPr="000A0F64" w:rsidRDefault="0021127C" w:rsidP="008F5B11">
            <w:pPr>
              <w:rPr>
                <w:ins w:id="312" w:author="DrEFA" w:date="2023-05-02T09:45:00Z"/>
                <w:rFonts w:eastAsia="Tahoma" w:cs="Times New Roman"/>
                <w:b/>
              </w:rPr>
            </w:pPr>
          </w:p>
        </w:tc>
        <w:tc>
          <w:tcPr>
            <w:tcW w:w="485" w:type="dxa"/>
          </w:tcPr>
          <w:p w14:paraId="206D77AE" w14:textId="77777777" w:rsidR="0021127C" w:rsidRPr="000A0F64" w:rsidRDefault="0021127C" w:rsidP="008F5B11">
            <w:pPr>
              <w:rPr>
                <w:ins w:id="313" w:author="DrEFA" w:date="2023-05-02T09:45:00Z"/>
                <w:rFonts w:eastAsia="Tahoma" w:cs="Times New Roman"/>
                <w:b/>
              </w:rPr>
            </w:pPr>
          </w:p>
        </w:tc>
        <w:tc>
          <w:tcPr>
            <w:tcW w:w="485" w:type="dxa"/>
          </w:tcPr>
          <w:p w14:paraId="22951864" w14:textId="77777777" w:rsidR="0021127C" w:rsidRPr="000A0F64" w:rsidRDefault="0021127C" w:rsidP="008F5B11">
            <w:pPr>
              <w:rPr>
                <w:ins w:id="314" w:author="DrEFA" w:date="2023-05-02T09:45:00Z"/>
                <w:rFonts w:eastAsia="Tahoma" w:cs="Times New Roman"/>
                <w:b/>
              </w:rPr>
            </w:pPr>
          </w:p>
        </w:tc>
        <w:tc>
          <w:tcPr>
            <w:tcW w:w="485" w:type="dxa"/>
          </w:tcPr>
          <w:p w14:paraId="4CD5876C" w14:textId="77777777" w:rsidR="0021127C" w:rsidRPr="000A0F64" w:rsidRDefault="0021127C" w:rsidP="008F5B11">
            <w:pPr>
              <w:rPr>
                <w:ins w:id="315" w:author="DrEFA" w:date="2023-05-02T09:45:00Z"/>
                <w:rFonts w:eastAsia="Tahoma" w:cs="Times New Roman"/>
                <w:b/>
              </w:rPr>
            </w:pPr>
          </w:p>
        </w:tc>
        <w:tc>
          <w:tcPr>
            <w:tcW w:w="485" w:type="dxa"/>
          </w:tcPr>
          <w:p w14:paraId="36B924EF" w14:textId="77777777" w:rsidR="0021127C" w:rsidRPr="000A0F64" w:rsidRDefault="0021127C" w:rsidP="008F5B11">
            <w:pPr>
              <w:rPr>
                <w:ins w:id="316" w:author="DrEFA" w:date="2023-05-02T09:45:00Z"/>
                <w:rFonts w:eastAsia="Tahoma" w:cs="Times New Roman"/>
                <w:b/>
              </w:rPr>
            </w:pPr>
          </w:p>
        </w:tc>
        <w:tc>
          <w:tcPr>
            <w:tcW w:w="485" w:type="dxa"/>
          </w:tcPr>
          <w:p w14:paraId="77CAB179" w14:textId="77777777" w:rsidR="0021127C" w:rsidRPr="000A0F64" w:rsidRDefault="0021127C" w:rsidP="008F5B11">
            <w:pPr>
              <w:rPr>
                <w:ins w:id="317" w:author="DrEFA" w:date="2023-05-02T09:45:00Z"/>
                <w:rFonts w:eastAsia="Tahoma" w:cs="Times New Roman"/>
                <w:b/>
              </w:rPr>
            </w:pPr>
          </w:p>
        </w:tc>
        <w:tc>
          <w:tcPr>
            <w:tcW w:w="485" w:type="dxa"/>
          </w:tcPr>
          <w:p w14:paraId="36076831" w14:textId="77777777" w:rsidR="0021127C" w:rsidRPr="000A0F64" w:rsidRDefault="0021127C" w:rsidP="008F5B11">
            <w:pPr>
              <w:rPr>
                <w:ins w:id="318" w:author="DrEFA" w:date="2023-05-02T09:45:00Z"/>
                <w:rFonts w:eastAsia="Tahoma" w:cs="Times New Roman"/>
                <w:b/>
              </w:rPr>
            </w:pPr>
          </w:p>
        </w:tc>
        <w:tc>
          <w:tcPr>
            <w:tcW w:w="485" w:type="dxa"/>
          </w:tcPr>
          <w:p w14:paraId="5534F5BE" w14:textId="77777777" w:rsidR="0021127C" w:rsidRPr="000A0F64" w:rsidRDefault="0021127C" w:rsidP="008F5B11">
            <w:pPr>
              <w:rPr>
                <w:ins w:id="319" w:author="DrEFA" w:date="2023-05-02T09:45:00Z"/>
                <w:rFonts w:eastAsia="Tahoma" w:cs="Times New Roman"/>
                <w:b/>
              </w:rPr>
            </w:pPr>
          </w:p>
        </w:tc>
        <w:tc>
          <w:tcPr>
            <w:tcW w:w="485" w:type="dxa"/>
          </w:tcPr>
          <w:p w14:paraId="6BC460F9" w14:textId="77777777" w:rsidR="0021127C" w:rsidRPr="000A0F64" w:rsidRDefault="0021127C" w:rsidP="008F5B11">
            <w:pPr>
              <w:rPr>
                <w:ins w:id="320" w:author="DrEFA" w:date="2023-05-02T09:45:00Z"/>
                <w:rFonts w:eastAsia="Tahoma" w:cs="Times New Roman"/>
                <w:b/>
              </w:rPr>
            </w:pPr>
          </w:p>
        </w:tc>
        <w:tc>
          <w:tcPr>
            <w:tcW w:w="222" w:type="dxa"/>
          </w:tcPr>
          <w:p w14:paraId="67C92053" w14:textId="77777777" w:rsidR="0021127C" w:rsidRPr="000A0F64" w:rsidRDefault="0021127C" w:rsidP="008F5B11">
            <w:pPr>
              <w:rPr>
                <w:ins w:id="321" w:author="DrEFA" w:date="2023-05-02T09:45:00Z"/>
                <w:rFonts w:eastAsia="Tahoma" w:cs="Times New Roman"/>
                <w:b/>
              </w:rPr>
            </w:pPr>
          </w:p>
        </w:tc>
      </w:tr>
      <w:tr w:rsidR="008F5B11" w:rsidRPr="000A0F64" w14:paraId="4E927631" w14:textId="399CD6EE" w:rsidTr="008F5B11">
        <w:trPr>
          <w:trHeight w:val="57"/>
        </w:trPr>
        <w:tc>
          <w:tcPr>
            <w:tcW w:w="9371" w:type="dxa"/>
            <w:gridSpan w:val="2"/>
          </w:tcPr>
          <w:p w14:paraId="4D97FF6E" w14:textId="32117B80" w:rsidR="008F5B11" w:rsidRPr="0021127C" w:rsidRDefault="008F5B11" w:rsidP="008F5B11">
            <w:pPr>
              <w:ind w:left="66"/>
              <w:rPr>
                <w:rFonts w:eastAsia="Tahoma" w:cs="Times New Roman"/>
                <w:b/>
                <w:i/>
                <w:iCs/>
                <w:color w:val="C00000"/>
              </w:rPr>
            </w:pPr>
            <w:r w:rsidRPr="0021127C">
              <w:rPr>
                <w:rFonts w:eastAsia="Tahoma" w:cs="Times New Roman"/>
                <w:b/>
                <w:i/>
                <w:iCs/>
                <w:color w:val="C00000"/>
              </w:rPr>
              <w:t>Intolerable</w:t>
            </w:r>
          </w:p>
        </w:tc>
        <w:tc>
          <w:tcPr>
            <w:tcW w:w="485" w:type="dxa"/>
          </w:tcPr>
          <w:p w14:paraId="6A02DF1C" w14:textId="23C197EC" w:rsidR="008F5B11" w:rsidRPr="000A0F64" w:rsidRDefault="008F5B11" w:rsidP="008F5B11">
            <w:pPr>
              <w:rPr>
                <w:rFonts w:eastAsia="Tahoma" w:cs="Times New Roman"/>
                <w:b/>
              </w:rPr>
            </w:pPr>
          </w:p>
        </w:tc>
        <w:tc>
          <w:tcPr>
            <w:tcW w:w="485" w:type="dxa"/>
          </w:tcPr>
          <w:p w14:paraId="0B3633BB" w14:textId="77777777" w:rsidR="008F5B11" w:rsidRPr="000A0F64" w:rsidRDefault="008F5B11" w:rsidP="008F5B11">
            <w:pPr>
              <w:rPr>
                <w:rFonts w:eastAsia="Tahoma" w:cs="Times New Roman"/>
                <w:b/>
              </w:rPr>
            </w:pPr>
          </w:p>
        </w:tc>
        <w:tc>
          <w:tcPr>
            <w:tcW w:w="485" w:type="dxa"/>
          </w:tcPr>
          <w:p w14:paraId="396B3865" w14:textId="77777777" w:rsidR="008F5B11" w:rsidRPr="000A0F64" w:rsidRDefault="008F5B11" w:rsidP="008F5B11">
            <w:pPr>
              <w:rPr>
                <w:rFonts w:eastAsia="Tahoma" w:cs="Times New Roman"/>
                <w:b/>
              </w:rPr>
            </w:pPr>
          </w:p>
        </w:tc>
        <w:tc>
          <w:tcPr>
            <w:tcW w:w="485" w:type="dxa"/>
          </w:tcPr>
          <w:p w14:paraId="615F3BA7" w14:textId="77777777" w:rsidR="008F5B11" w:rsidRPr="000A0F64" w:rsidRDefault="008F5B11" w:rsidP="008F5B11">
            <w:pPr>
              <w:rPr>
                <w:rFonts w:eastAsia="Tahoma" w:cs="Times New Roman"/>
                <w:b/>
              </w:rPr>
            </w:pPr>
          </w:p>
        </w:tc>
        <w:tc>
          <w:tcPr>
            <w:tcW w:w="485" w:type="dxa"/>
          </w:tcPr>
          <w:p w14:paraId="1D806204" w14:textId="77777777" w:rsidR="008F5B11" w:rsidRPr="000A0F64" w:rsidRDefault="008F5B11" w:rsidP="008F5B11">
            <w:pPr>
              <w:rPr>
                <w:rFonts w:eastAsia="Tahoma" w:cs="Times New Roman"/>
                <w:b/>
              </w:rPr>
            </w:pPr>
          </w:p>
        </w:tc>
        <w:tc>
          <w:tcPr>
            <w:tcW w:w="485" w:type="dxa"/>
          </w:tcPr>
          <w:p w14:paraId="613CFFF4" w14:textId="77777777" w:rsidR="008F5B11" w:rsidRPr="000A0F64" w:rsidRDefault="008F5B11" w:rsidP="008F5B11">
            <w:pPr>
              <w:rPr>
                <w:rFonts w:eastAsia="Tahoma" w:cs="Times New Roman"/>
                <w:b/>
              </w:rPr>
            </w:pPr>
          </w:p>
        </w:tc>
        <w:tc>
          <w:tcPr>
            <w:tcW w:w="485" w:type="dxa"/>
          </w:tcPr>
          <w:p w14:paraId="7C341EEF" w14:textId="77777777" w:rsidR="008F5B11" w:rsidRPr="000A0F64" w:rsidRDefault="008F5B11" w:rsidP="008F5B11">
            <w:pPr>
              <w:rPr>
                <w:rFonts w:eastAsia="Tahoma" w:cs="Times New Roman"/>
                <w:b/>
              </w:rPr>
            </w:pPr>
          </w:p>
        </w:tc>
        <w:tc>
          <w:tcPr>
            <w:tcW w:w="485" w:type="dxa"/>
          </w:tcPr>
          <w:p w14:paraId="7693BB38" w14:textId="77777777" w:rsidR="008F5B11" w:rsidRPr="000A0F64" w:rsidRDefault="008F5B11" w:rsidP="008F5B11">
            <w:pPr>
              <w:rPr>
                <w:rFonts w:eastAsia="Tahoma" w:cs="Times New Roman"/>
                <w:b/>
              </w:rPr>
            </w:pPr>
          </w:p>
        </w:tc>
        <w:tc>
          <w:tcPr>
            <w:tcW w:w="485" w:type="dxa"/>
          </w:tcPr>
          <w:p w14:paraId="1C82520D" w14:textId="77777777" w:rsidR="008F5B11" w:rsidRPr="000A0F64" w:rsidRDefault="008F5B11" w:rsidP="008F5B11">
            <w:pPr>
              <w:rPr>
                <w:rFonts w:eastAsia="Tahoma" w:cs="Times New Roman"/>
                <w:b/>
              </w:rPr>
            </w:pPr>
          </w:p>
        </w:tc>
        <w:tc>
          <w:tcPr>
            <w:tcW w:w="222" w:type="dxa"/>
          </w:tcPr>
          <w:p w14:paraId="50EE2FB8" w14:textId="77777777" w:rsidR="008F5B11" w:rsidRPr="000A0F64" w:rsidRDefault="008F5B11" w:rsidP="008F5B11">
            <w:pPr>
              <w:rPr>
                <w:rFonts w:eastAsia="Tahoma" w:cs="Times New Roman"/>
                <w:b/>
              </w:rPr>
            </w:pPr>
          </w:p>
        </w:tc>
      </w:tr>
      <w:tr w:rsidR="008F5B11" w:rsidRPr="000A0F64" w14:paraId="7349E49F" w14:textId="5CA975B7" w:rsidTr="008F5B11">
        <w:trPr>
          <w:trHeight w:val="57"/>
        </w:trPr>
        <w:tc>
          <w:tcPr>
            <w:tcW w:w="1475" w:type="dxa"/>
          </w:tcPr>
          <w:p w14:paraId="5CEBBB68" w14:textId="77777777" w:rsidR="008F5B11" w:rsidRPr="000A0F64" w:rsidRDefault="008F5B11" w:rsidP="008F5B11">
            <w:pPr>
              <w:ind w:left="66"/>
              <w:rPr>
                <w:rFonts w:eastAsia="Tahoma" w:cs="Times New Roman"/>
                <w:bCs/>
              </w:rPr>
            </w:pPr>
          </w:p>
        </w:tc>
        <w:tc>
          <w:tcPr>
            <w:tcW w:w="7896" w:type="dxa"/>
          </w:tcPr>
          <w:p w14:paraId="3641E8AB" w14:textId="45C50CDC" w:rsidR="008F5B11" w:rsidRPr="0021127C" w:rsidRDefault="008F5B11" w:rsidP="008F5B11">
            <w:pPr>
              <w:ind w:left="66"/>
              <w:rPr>
                <w:rFonts w:eastAsia="Tahoma" w:cs="Times New Roman"/>
                <w:bCs/>
                <w:color w:val="C00000"/>
              </w:rPr>
            </w:pPr>
            <w:ins w:id="322" w:author="DrEFA" w:date="2023-05-02T09:40:00Z">
              <w:r w:rsidRPr="0021127C">
                <w:rPr>
                  <w:rFonts w:eastAsia="Tahoma" w:cs="Times New Roman"/>
                  <w:bCs/>
                  <w:color w:val="C00000"/>
                </w:rPr>
                <w:t xml:space="preserve">human mobility, including migration, </w:t>
              </w:r>
              <w:proofErr w:type="gramStart"/>
              <w:r w:rsidRPr="0021127C">
                <w:rPr>
                  <w:rFonts w:eastAsia="Tahoma" w:cs="Times New Roman"/>
                  <w:bCs/>
                  <w:color w:val="C00000"/>
                </w:rPr>
                <w:t>displacement</w:t>
              </w:r>
              <w:proofErr w:type="gramEnd"/>
              <w:r w:rsidRPr="0021127C">
                <w:rPr>
                  <w:rFonts w:eastAsia="Tahoma" w:cs="Times New Roman"/>
                  <w:bCs/>
                  <w:color w:val="C00000"/>
                </w:rPr>
                <w:t xml:space="preserve"> and planned relocation</w:t>
              </w:r>
            </w:ins>
          </w:p>
        </w:tc>
        <w:tc>
          <w:tcPr>
            <w:tcW w:w="485" w:type="dxa"/>
          </w:tcPr>
          <w:p w14:paraId="4EB2632B" w14:textId="77777777" w:rsidR="008F5B11" w:rsidRPr="000A0F64" w:rsidRDefault="008F5B11" w:rsidP="008F5B11">
            <w:pPr>
              <w:rPr>
                <w:rFonts w:eastAsia="Tahoma" w:cs="Times New Roman"/>
                <w:b/>
              </w:rPr>
            </w:pPr>
          </w:p>
        </w:tc>
        <w:tc>
          <w:tcPr>
            <w:tcW w:w="485" w:type="dxa"/>
          </w:tcPr>
          <w:p w14:paraId="2C9354D2" w14:textId="77777777" w:rsidR="008F5B11" w:rsidRPr="000A0F64" w:rsidRDefault="008F5B11" w:rsidP="008F5B11">
            <w:pPr>
              <w:rPr>
                <w:rFonts w:eastAsia="Tahoma" w:cs="Times New Roman"/>
                <w:b/>
              </w:rPr>
            </w:pPr>
          </w:p>
        </w:tc>
        <w:tc>
          <w:tcPr>
            <w:tcW w:w="485" w:type="dxa"/>
          </w:tcPr>
          <w:p w14:paraId="2B29BADB" w14:textId="77777777" w:rsidR="008F5B11" w:rsidRPr="000A0F64" w:rsidRDefault="008F5B11" w:rsidP="008F5B11">
            <w:pPr>
              <w:rPr>
                <w:rFonts w:eastAsia="Tahoma" w:cs="Times New Roman"/>
                <w:b/>
              </w:rPr>
            </w:pPr>
          </w:p>
        </w:tc>
        <w:tc>
          <w:tcPr>
            <w:tcW w:w="485" w:type="dxa"/>
          </w:tcPr>
          <w:p w14:paraId="7AF230BB" w14:textId="77777777" w:rsidR="008F5B11" w:rsidRPr="000A0F64" w:rsidRDefault="008F5B11" w:rsidP="008F5B11">
            <w:pPr>
              <w:rPr>
                <w:rFonts w:eastAsia="Tahoma" w:cs="Times New Roman"/>
                <w:b/>
              </w:rPr>
            </w:pPr>
          </w:p>
        </w:tc>
        <w:tc>
          <w:tcPr>
            <w:tcW w:w="485" w:type="dxa"/>
          </w:tcPr>
          <w:p w14:paraId="38447995" w14:textId="77777777" w:rsidR="008F5B11" w:rsidRPr="000A0F64" w:rsidRDefault="008F5B11" w:rsidP="008F5B11">
            <w:pPr>
              <w:rPr>
                <w:rFonts w:eastAsia="Tahoma" w:cs="Times New Roman"/>
                <w:b/>
              </w:rPr>
            </w:pPr>
          </w:p>
        </w:tc>
        <w:tc>
          <w:tcPr>
            <w:tcW w:w="485" w:type="dxa"/>
          </w:tcPr>
          <w:p w14:paraId="35F92883" w14:textId="77777777" w:rsidR="008F5B11" w:rsidRPr="000A0F64" w:rsidRDefault="008F5B11" w:rsidP="008F5B11">
            <w:pPr>
              <w:rPr>
                <w:rFonts w:eastAsia="Tahoma" w:cs="Times New Roman"/>
                <w:b/>
              </w:rPr>
            </w:pPr>
          </w:p>
        </w:tc>
        <w:tc>
          <w:tcPr>
            <w:tcW w:w="485" w:type="dxa"/>
          </w:tcPr>
          <w:p w14:paraId="32940C32" w14:textId="77777777" w:rsidR="008F5B11" w:rsidRPr="000A0F64" w:rsidRDefault="008F5B11" w:rsidP="008F5B11">
            <w:pPr>
              <w:rPr>
                <w:rFonts w:eastAsia="Tahoma" w:cs="Times New Roman"/>
                <w:b/>
              </w:rPr>
            </w:pPr>
          </w:p>
        </w:tc>
        <w:tc>
          <w:tcPr>
            <w:tcW w:w="485" w:type="dxa"/>
          </w:tcPr>
          <w:p w14:paraId="74A4B580" w14:textId="77777777" w:rsidR="008F5B11" w:rsidRPr="000A0F64" w:rsidRDefault="008F5B11" w:rsidP="008F5B11">
            <w:pPr>
              <w:rPr>
                <w:rFonts w:eastAsia="Tahoma" w:cs="Times New Roman"/>
                <w:b/>
              </w:rPr>
            </w:pPr>
          </w:p>
        </w:tc>
        <w:tc>
          <w:tcPr>
            <w:tcW w:w="485" w:type="dxa"/>
          </w:tcPr>
          <w:p w14:paraId="6DD3D972" w14:textId="77777777" w:rsidR="008F5B11" w:rsidRPr="000A0F64" w:rsidRDefault="008F5B11" w:rsidP="008F5B11">
            <w:pPr>
              <w:rPr>
                <w:rFonts w:eastAsia="Tahoma" w:cs="Times New Roman"/>
                <w:b/>
              </w:rPr>
            </w:pPr>
          </w:p>
        </w:tc>
        <w:tc>
          <w:tcPr>
            <w:tcW w:w="222" w:type="dxa"/>
          </w:tcPr>
          <w:p w14:paraId="6C15DF72" w14:textId="77777777" w:rsidR="008F5B11" w:rsidRPr="000A0F64" w:rsidRDefault="008F5B11" w:rsidP="008F5B11">
            <w:pPr>
              <w:rPr>
                <w:rFonts w:eastAsia="Tahoma" w:cs="Times New Roman"/>
                <w:b/>
              </w:rPr>
            </w:pPr>
          </w:p>
        </w:tc>
      </w:tr>
      <w:tr w:rsidR="008F5B11" w:rsidRPr="000A0F64" w14:paraId="7AF717F4" w14:textId="1E29FCD2" w:rsidTr="008F5B11">
        <w:trPr>
          <w:trHeight w:val="57"/>
        </w:trPr>
        <w:tc>
          <w:tcPr>
            <w:tcW w:w="1475" w:type="dxa"/>
          </w:tcPr>
          <w:p w14:paraId="330BC96C" w14:textId="77777777" w:rsidR="008F5B11" w:rsidRPr="000A0F64" w:rsidRDefault="008F5B11" w:rsidP="008F5B11">
            <w:pPr>
              <w:ind w:left="66"/>
              <w:rPr>
                <w:rFonts w:eastAsia="Tahoma" w:cs="Times New Roman"/>
                <w:bCs/>
              </w:rPr>
            </w:pPr>
          </w:p>
        </w:tc>
        <w:tc>
          <w:tcPr>
            <w:tcW w:w="7896" w:type="dxa"/>
          </w:tcPr>
          <w:p w14:paraId="0728F78E" w14:textId="09B8869E" w:rsidR="008F5B11" w:rsidRPr="0021127C" w:rsidRDefault="008F5B11" w:rsidP="008F5B11">
            <w:pPr>
              <w:ind w:left="66"/>
              <w:rPr>
                <w:rFonts w:eastAsia="Tahoma" w:cs="Times New Roman"/>
                <w:bCs/>
                <w:color w:val="C00000"/>
              </w:rPr>
            </w:pPr>
            <w:ins w:id="323" w:author="DrEFA" w:date="2023-05-02T09:44:00Z">
              <w:r w:rsidRPr="0021127C">
                <w:rPr>
                  <w:rFonts w:eastAsia="Tahoma" w:cs="Times New Roman"/>
                  <w:bCs/>
                  <w:color w:val="C00000"/>
                </w:rPr>
                <w:t xml:space="preserve">enhanced co-operation and facilitation in relation to action and support including </w:t>
              </w:r>
            </w:ins>
            <w:ins w:id="324" w:author="DrEFA" w:date="2023-05-02T09:45:00Z">
              <w:r w:rsidRPr="0021127C">
                <w:rPr>
                  <w:rFonts w:eastAsia="Tahoma" w:cs="Times New Roman"/>
                  <w:bCs/>
                  <w:color w:val="C00000"/>
                </w:rPr>
                <w:t>f</w:t>
              </w:r>
            </w:ins>
            <w:ins w:id="325" w:author="DrEFA" w:date="2023-05-02T09:44:00Z">
              <w:r w:rsidRPr="0021127C">
                <w:rPr>
                  <w:rFonts w:eastAsia="Tahoma" w:cs="Times New Roman"/>
                  <w:bCs/>
                  <w:color w:val="C00000"/>
                </w:rPr>
                <w:t xml:space="preserve">inance, </w:t>
              </w:r>
              <w:proofErr w:type="gramStart"/>
              <w:r w:rsidRPr="0021127C">
                <w:rPr>
                  <w:rFonts w:eastAsia="Tahoma" w:cs="Times New Roman"/>
                  <w:bCs/>
                  <w:color w:val="C00000"/>
                </w:rPr>
                <w:t>technology</w:t>
              </w:r>
              <w:proofErr w:type="gramEnd"/>
              <w:r w:rsidRPr="0021127C">
                <w:rPr>
                  <w:rFonts w:eastAsia="Tahoma" w:cs="Times New Roman"/>
                  <w:bCs/>
                  <w:color w:val="C00000"/>
                </w:rPr>
                <w:t xml:space="preserve"> and capacity building</w:t>
              </w:r>
            </w:ins>
          </w:p>
        </w:tc>
        <w:tc>
          <w:tcPr>
            <w:tcW w:w="485" w:type="dxa"/>
          </w:tcPr>
          <w:p w14:paraId="18F831A0" w14:textId="77777777" w:rsidR="008F5B11" w:rsidRPr="000A0F64" w:rsidRDefault="008F5B11" w:rsidP="008F5B11">
            <w:pPr>
              <w:rPr>
                <w:rFonts w:eastAsia="Tahoma" w:cs="Times New Roman"/>
                <w:b/>
              </w:rPr>
            </w:pPr>
          </w:p>
        </w:tc>
        <w:tc>
          <w:tcPr>
            <w:tcW w:w="485" w:type="dxa"/>
          </w:tcPr>
          <w:p w14:paraId="04947A4E" w14:textId="77777777" w:rsidR="008F5B11" w:rsidRPr="000A0F64" w:rsidRDefault="008F5B11" w:rsidP="008F5B11">
            <w:pPr>
              <w:rPr>
                <w:rFonts w:eastAsia="Tahoma" w:cs="Times New Roman"/>
                <w:b/>
              </w:rPr>
            </w:pPr>
          </w:p>
        </w:tc>
        <w:tc>
          <w:tcPr>
            <w:tcW w:w="485" w:type="dxa"/>
          </w:tcPr>
          <w:p w14:paraId="4F24B822" w14:textId="77777777" w:rsidR="008F5B11" w:rsidRPr="000A0F64" w:rsidRDefault="008F5B11" w:rsidP="008F5B11">
            <w:pPr>
              <w:rPr>
                <w:rFonts w:eastAsia="Tahoma" w:cs="Times New Roman"/>
                <w:b/>
              </w:rPr>
            </w:pPr>
          </w:p>
        </w:tc>
        <w:tc>
          <w:tcPr>
            <w:tcW w:w="485" w:type="dxa"/>
          </w:tcPr>
          <w:p w14:paraId="4EB8DA3A" w14:textId="77777777" w:rsidR="008F5B11" w:rsidRPr="000A0F64" w:rsidRDefault="008F5B11" w:rsidP="008F5B11">
            <w:pPr>
              <w:rPr>
                <w:rFonts w:eastAsia="Tahoma" w:cs="Times New Roman"/>
                <w:b/>
              </w:rPr>
            </w:pPr>
          </w:p>
        </w:tc>
        <w:tc>
          <w:tcPr>
            <w:tcW w:w="485" w:type="dxa"/>
          </w:tcPr>
          <w:p w14:paraId="2498AFCD" w14:textId="77777777" w:rsidR="008F5B11" w:rsidRPr="000A0F64" w:rsidRDefault="008F5B11" w:rsidP="008F5B11">
            <w:pPr>
              <w:rPr>
                <w:rFonts w:eastAsia="Tahoma" w:cs="Times New Roman"/>
                <w:b/>
              </w:rPr>
            </w:pPr>
          </w:p>
        </w:tc>
        <w:tc>
          <w:tcPr>
            <w:tcW w:w="485" w:type="dxa"/>
          </w:tcPr>
          <w:p w14:paraId="109CFEF4" w14:textId="77777777" w:rsidR="008F5B11" w:rsidRPr="000A0F64" w:rsidRDefault="008F5B11" w:rsidP="008F5B11">
            <w:pPr>
              <w:rPr>
                <w:rFonts w:eastAsia="Tahoma" w:cs="Times New Roman"/>
                <w:b/>
              </w:rPr>
            </w:pPr>
          </w:p>
        </w:tc>
        <w:tc>
          <w:tcPr>
            <w:tcW w:w="485" w:type="dxa"/>
          </w:tcPr>
          <w:p w14:paraId="71ED81F2" w14:textId="77777777" w:rsidR="008F5B11" w:rsidRPr="000A0F64" w:rsidRDefault="008F5B11" w:rsidP="008F5B11">
            <w:pPr>
              <w:rPr>
                <w:rFonts w:eastAsia="Tahoma" w:cs="Times New Roman"/>
                <w:b/>
              </w:rPr>
            </w:pPr>
          </w:p>
        </w:tc>
        <w:tc>
          <w:tcPr>
            <w:tcW w:w="485" w:type="dxa"/>
          </w:tcPr>
          <w:p w14:paraId="3F9F20AB" w14:textId="77777777" w:rsidR="008F5B11" w:rsidRPr="000A0F64" w:rsidRDefault="008F5B11" w:rsidP="008F5B11">
            <w:pPr>
              <w:rPr>
                <w:rFonts w:eastAsia="Tahoma" w:cs="Times New Roman"/>
                <w:b/>
              </w:rPr>
            </w:pPr>
          </w:p>
        </w:tc>
        <w:tc>
          <w:tcPr>
            <w:tcW w:w="485" w:type="dxa"/>
          </w:tcPr>
          <w:p w14:paraId="56B50E6C" w14:textId="77777777" w:rsidR="008F5B11" w:rsidRPr="000A0F64" w:rsidRDefault="008F5B11" w:rsidP="008F5B11">
            <w:pPr>
              <w:rPr>
                <w:rFonts w:eastAsia="Tahoma" w:cs="Times New Roman"/>
                <w:b/>
              </w:rPr>
            </w:pPr>
          </w:p>
        </w:tc>
        <w:tc>
          <w:tcPr>
            <w:tcW w:w="222" w:type="dxa"/>
          </w:tcPr>
          <w:p w14:paraId="4BD4C70D" w14:textId="77777777" w:rsidR="008F5B11" w:rsidRPr="000A0F64" w:rsidRDefault="008F5B11" w:rsidP="008F5B11">
            <w:pPr>
              <w:rPr>
                <w:rFonts w:eastAsia="Tahoma" w:cs="Times New Roman"/>
                <w:b/>
              </w:rPr>
            </w:pPr>
          </w:p>
        </w:tc>
      </w:tr>
    </w:tbl>
    <w:p w14:paraId="654294FD" w14:textId="77777777" w:rsidR="003102BC" w:rsidRPr="000A0F64" w:rsidRDefault="003102BC" w:rsidP="003F2588">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highlight w:val="yellow"/>
        </w:rPr>
      </w:pPr>
    </w:p>
    <w:p w14:paraId="51DD8FEE" w14:textId="3BE77CFF" w:rsidR="007B2839" w:rsidRPr="000A0F64" w:rsidRDefault="007B2839" w:rsidP="003F2588">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highlight w:val="yellow"/>
        </w:rPr>
      </w:pPr>
    </w:p>
    <w:p w14:paraId="43F5311B" w14:textId="77777777" w:rsidR="00D77390" w:rsidRPr="000A0F64" w:rsidRDefault="00D77390" w:rsidP="003F2588">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highlight w:val="yellow"/>
        </w:rPr>
        <w:sectPr w:rsidR="00D77390" w:rsidRPr="000A0F64" w:rsidSect="007B2839">
          <w:pgSz w:w="16838" w:h="11906" w:orient="landscape"/>
          <w:pgMar w:top="1440" w:right="1440" w:bottom="1440" w:left="1440" w:header="708" w:footer="708" w:gutter="0"/>
          <w:cols w:space="708"/>
          <w:docGrid w:linePitch="360"/>
        </w:sectPr>
      </w:pPr>
    </w:p>
    <w:p w14:paraId="2B14D730" w14:textId="0CF4D279" w:rsidR="00D77390" w:rsidRPr="000A0F64" w:rsidRDefault="00D77390" w:rsidP="00D77390">
      <w:pPr>
        <w:pBdr>
          <w:top w:val="none" w:sz="0" w:space="0" w:color="D9D9E3"/>
          <w:left w:val="none" w:sz="0" w:space="0" w:color="D9D9E3"/>
          <w:bottom w:val="none" w:sz="0" w:space="0" w:color="D9D9E3"/>
          <w:right w:val="none" w:sz="0" w:space="0" w:color="D9D9E3"/>
          <w:between w:val="none" w:sz="0" w:space="0" w:color="D9D9E3"/>
        </w:pBdr>
        <w:spacing w:line="360" w:lineRule="auto"/>
        <w:jc w:val="both"/>
        <w:rPr>
          <w:rFonts w:eastAsia="Tahoma" w:cs="Times New Roman"/>
          <w:bCs/>
        </w:rPr>
      </w:pPr>
      <w:r w:rsidRPr="000A0F64">
        <w:rPr>
          <w:rFonts w:eastAsia="Tahoma" w:cs="Times New Roman"/>
          <w:bCs/>
        </w:rPr>
        <w:lastRenderedPageBreak/>
        <w:t xml:space="preserve">Table </w:t>
      </w:r>
      <w:proofErr w:type="spellStart"/>
      <w:r w:rsidR="000A0F64">
        <w:rPr>
          <w:rFonts w:eastAsia="Tahoma" w:cs="Times New Roman"/>
          <w:bCs/>
        </w:rPr>
        <w:t>Sx</w:t>
      </w:r>
      <w:proofErr w:type="spellEnd"/>
      <w:r w:rsidRPr="000A0F64">
        <w:rPr>
          <w:rFonts w:eastAsia="Tahoma" w:cs="Times New Roman"/>
          <w:bCs/>
        </w:rPr>
        <w:t>: The CMIP6 Earth system models used in this study; their individual components used to represent ocean, land, and atmosphere.</w:t>
      </w:r>
    </w:p>
    <w:tbl>
      <w:tblPr>
        <w:tblStyle w:val="ListTable6Colourful"/>
        <w:tblW w:w="4865" w:type="pct"/>
        <w:tblLook w:val="06A0" w:firstRow="1" w:lastRow="0" w:firstColumn="1" w:lastColumn="0" w:noHBand="1" w:noVBand="1"/>
      </w:tblPr>
      <w:tblGrid>
        <w:gridCol w:w="2303"/>
        <w:gridCol w:w="2578"/>
        <w:gridCol w:w="2798"/>
        <w:gridCol w:w="2982"/>
        <w:gridCol w:w="2920"/>
      </w:tblGrid>
      <w:tr w:rsidR="00D77390" w:rsidRPr="000A0F64" w14:paraId="0D4CBACA" w14:textId="77777777" w:rsidTr="003A22BD">
        <w:trPr>
          <w:cnfStyle w:val="100000000000" w:firstRow="1" w:lastRow="0" w:firstColumn="0" w:lastColumn="0" w:oddVBand="0" w:evenVBand="0" w:oddHBand="0"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0" w:type="pct"/>
          </w:tcPr>
          <w:p w14:paraId="5990156B" w14:textId="77777777" w:rsidR="00D77390" w:rsidRPr="000A0F64" w:rsidRDefault="00D77390" w:rsidP="003A22BD">
            <w:pPr>
              <w:spacing w:line="360" w:lineRule="auto"/>
              <w:rPr>
                <w:rFonts w:eastAsia="Tahoma" w:cs="Times New Roman"/>
                <w:bCs w:val="0"/>
              </w:rPr>
            </w:pPr>
            <w:r w:rsidRPr="000A0F64">
              <w:rPr>
                <w:rFonts w:eastAsia="Tahoma" w:cs="Times New Roman"/>
              </w:rPr>
              <w:t>No.</w:t>
            </w:r>
          </w:p>
        </w:tc>
        <w:tc>
          <w:tcPr>
            <w:tcW w:w="0" w:type="pct"/>
          </w:tcPr>
          <w:p w14:paraId="07928091" w14:textId="77777777" w:rsidR="00D77390" w:rsidRPr="000A0F64" w:rsidRDefault="00D77390" w:rsidP="003A22BD">
            <w:pPr>
              <w:spacing w:line="360" w:lineRule="auto"/>
              <w:cnfStyle w:val="100000000000" w:firstRow="1" w:lastRow="0" w:firstColumn="0" w:lastColumn="0" w:oddVBand="0" w:evenVBand="0" w:oddHBand="0" w:evenHBand="0" w:firstRowFirstColumn="0" w:firstRowLastColumn="0" w:lastRowFirstColumn="0" w:lastRowLastColumn="0"/>
              <w:rPr>
                <w:rFonts w:eastAsia="Tahoma" w:cs="Times New Roman"/>
                <w:bCs w:val="0"/>
              </w:rPr>
            </w:pPr>
            <w:r w:rsidRPr="000A0F64">
              <w:rPr>
                <w:rFonts w:eastAsia="Tahoma" w:cs="Times New Roman"/>
              </w:rPr>
              <w:t>Model</w:t>
            </w:r>
          </w:p>
        </w:tc>
        <w:tc>
          <w:tcPr>
            <w:tcW w:w="0" w:type="pct"/>
          </w:tcPr>
          <w:p w14:paraId="1A5AF439" w14:textId="77777777" w:rsidR="00D77390" w:rsidRPr="000A0F64" w:rsidRDefault="00D77390" w:rsidP="003A22BD">
            <w:pPr>
              <w:spacing w:line="360" w:lineRule="auto"/>
              <w:cnfStyle w:val="100000000000" w:firstRow="1" w:lastRow="0" w:firstColumn="0" w:lastColumn="0" w:oddVBand="0" w:evenVBand="0" w:oddHBand="0" w:evenHBand="0" w:firstRowFirstColumn="0" w:firstRowLastColumn="0" w:lastRowFirstColumn="0" w:lastRowLastColumn="0"/>
              <w:rPr>
                <w:rFonts w:eastAsia="Tahoma" w:cs="Times New Roman"/>
                <w:bCs w:val="0"/>
              </w:rPr>
            </w:pPr>
            <w:r w:rsidRPr="000A0F64">
              <w:rPr>
                <w:rFonts w:eastAsia="Tahoma" w:cs="Times New Roman"/>
              </w:rPr>
              <w:t>Variable ID</w:t>
            </w:r>
          </w:p>
        </w:tc>
        <w:tc>
          <w:tcPr>
            <w:tcW w:w="0" w:type="pct"/>
          </w:tcPr>
          <w:p w14:paraId="2E57F55E" w14:textId="77777777" w:rsidR="00D77390" w:rsidRPr="000A0F64" w:rsidRDefault="00D77390" w:rsidP="003A22BD">
            <w:pPr>
              <w:spacing w:line="360" w:lineRule="auto"/>
              <w:cnfStyle w:val="100000000000" w:firstRow="1" w:lastRow="0" w:firstColumn="0" w:lastColumn="0" w:oddVBand="0" w:evenVBand="0" w:oddHBand="0" w:evenHBand="0" w:firstRowFirstColumn="0" w:firstRowLastColumn="0" w:lastRowFirstColumn="0" w:lastRowLastColumn="0"/>
              <w:rPr>
                <w:rFonts w:eastAsia="Tahoma" w:cs="Times New Roman"/>
                <w:bCs w:val="0"/>
              </w:rPr>
            </w:pPr>
            <w:r w:rsidRPr="000A0F64">
              <w:rPr>
                <w:rFonts w:eastAsia="Tahoma" w:cs="Times New Roman"/>
              </w:rPr>
              <w:t>Resolution</w:t>
            </w:r>
          </w:p>
        </w:tc>
        <w:tc>
          <w:tcPr>
            <w:tcW w:w="0" w:type="pct"/>
          </w:tcPr>
          <w:p w14:paraId="7F6CD5A3" w14:textId="77777777" w:rsidR="00D77390" w:rsidRPr="000A0F64" w:rsidRDefault="00D77390" w:rsidP="003A22BD">
            <w:pPr>
              <w:spacing w:line="360" w:lineRule="auto"/>
              <w:cnfStyle w:val="100000000000" w:firstRow="1" w:lastRow="0" w:firstColumn="0" w:lastColumn="0" w:oddVBand="0" w:evenVBand="0" w:oddHBand="0" w:evenHBand="0" w:firstRowFirstColumn="0" w:firstRowLastColumn="0" w:lastRowFirstColumn="0" w:lastRowLastColumn="0"/>
              <w:rPr>
                <w:rFonts w:eastAsia="Tahoma" w:cs="Times New Roman"/>
                <w:bCs w:val="0"/>
              </w:rPr>
            </w:pPr>
            <w:r w:rsidRPr="000A0F64">
              <w:rPr>
                <w:rFonts w:eastAsia="Tahoma" w:cs="Times New Roman"/>
              </w:rPr>
              <w:t>Reference</w:t>
            </w:r>
          </w:p>
        </w:tc>
      </w:tr>
      <w:tr w:rsidR="00D77390" w:rsidRPr="000A0F64" w14:paraId="32CABB22" w14:textId="77777777" w:rsidTr="003A22BD">
        <w:trPr>
          <w:trHeight w:val="402"/>
        </w:trPr>
        <w:tc>
          <w:tcPr>
            <w:cnfStyle w:val="001000000000" w:firstRow="0" w:lastRow="0" w:firstColumn="1" w:lastColumn="0" w:oddVBand="0" w:evenVBand="0" w:oddHBand="0" w:evenHBand="0" w:firstRowFirstColumn="0" w:firstRowLastColumn="0" w:lastRowFirstColumn="0" w:lastRowLastColumn="0"/>
            <w:tcW w:w="0" w:type="pct"/>
          </w:tcPr>
          <w:p w14:paraId="53A69280" w14:textId="77777777" w:rsidR="00D77390" w:rsidRPr="000A0F64" w:rsidRDefault="00D77390" w:rsidP="003A22BD">
            <w:pPr>
              <w:spacing w:line="360" w:lineRule="auto"/>
              <w:jc w:val="both"/>
              <w:rPr>
                <w:rFonts w:eastAsia="Tahoma" w:cs="Times New Roman"/>
                <w:b w:val="0"/>
                <w:bCs w:val="0"/>
              </w:rPr>
            </w:pPr>
            <w:r w:rsidRPr="000A0F64">
              <w:rPr>
                <w:rFonts w:eastAsia="Tahoma" w:cs="Times New Roman"/>
              </w:rPr>
              <w:t>1</w:t>
            </w:r>
          </w:p>
        </w:tc>
        <w:tc>
          <w:tcPr>
            <w:tcW w:w="0" w:type="pct"/>
          </w:tcPr>
          <w:p w14:paraId="384F1E67" w14:textId="77777777" w:rsidR="00D77390" w:rsidRPr="000A0F64" w:rsidRDefault="00D77390" w:rsidP="003A22BD">
            <w:pPr>
              <w:spacing w:line="360" w:lineRule="auto"/>
              <w:jc w:val="both"/>
              <w:cnfStyle w:val="000000000000" w:firstRow="0" w:lastRow="0" w:firstColumn="0" w:lastColumn="0" w:oddVBand="0" w:evenVBand="0" w:oddHBand="0" w:evenHBand="0" w:firstRowFirstColumn="0" w:firstRowLastColumn="0" w:lastRowFirstColumn="0" w:lastRowLastColumn="0"/>
              <w:rPr>
                <w:rFonts w:eastAsia="Tahoma" w:cs="Times New Roman"/>
                <w:bCs/>
              </w:rPr>
            </w:pPr>
          </w:p>
        </w:tc>
        <w:tc>
          <w:tcPr>
            <w:tcW w:w="0" w:type="pct"/>
          </w:tcPr>
          <w:p w14:paraId="4E4E3075" w14:textId="77777777" w:rsidR="00D77390" w:rsidRPr="000A0F64" w:rsidRDefault="00D77390" w:rsidP="003A22BD">
            <w:pPr>
              <w:spacing w:line="360" w:lineRule="auto"/>
              <w:jc w:val="both"/>
              <w:cnfStyle w:val="000000000000" w:firstRow="0" w:lastRow="0" w:firstColumn="0" w:lastColumn="0" w:oddVBand="0" w:evenVBand="0" w:oddHBand="0" w:evenHBand="0" w:firstRowFirstColumn="0" w:firstRowLastColumn="0" w:lastRowFirstColumn="0" w:lastRowLastColumn="0"/>
              <w:rPr>
                <w:rFonts w:eastAsia="Tahoma" w:cs="Times New Roman"/>
                <w:bCs/>
              </w:rPr>
            </w:pPr>
          </w:p>
        </w:tc>
        <w:tc>
          <w:tcPr>
            <w:tcW w:w="0" w:type="pct"/>
          </w:tcPr>
          <w:p w14:paraId="28A5C695" w14:textId="77777777" w:rsidR="00D77390" w:rsidRPr="000A0F64" w:rsidRDefault="00D77390" w:rsidP="003A22BD">
            <w:pPr>
              <w:spacing w:line="360" w:lineRule="auto"/>
              <w:jc w:val="both"/>
              <w:cnfStyle w:val="000000000000" w:firstRow="0" w:lastRow="0" w:firstColumn="0" w:lastColumn="0" w:oddVBand="0" w:evenVBand="0" w:oddHBand="0" w:evenHBand="0" w:firstRowFirstColumn="0" w:firstRowLastColumn="0" w:lastRowFirstColumn="0" w:lastRowLastColumn="0"/>
              <w:rPr>
                <w:rFonts w:eastAsia="Tahoma" w:cs="Times New Roman"/>
                <w:bCs/>
              </w:rPr>
            </w:pPr>
          </w:p>
        </w:tc>
        <w:tc>
          <w:tcPr>
            <w:tcW w:w="0" w:type="pct"/>
          </w:tcPr>
          <w:p w14:paraId="7ABFFFF1" w14:textId="77777777" w:rsidR="00D77390" w:rsidRPr="000A0F64" w:rsidRDefault="00D77390" w:rsidP="003A22BD">
            <w:pPr>
              <w:spacing w:line="360" w:lineRule="auto"/>
              <w:jc w:val="both"/>
              <w:cnfStyle w:val="000000000000" w:firstRow="0" w:lastRow="0" w:firstColumn="0" w:lastColumn="0" w:oddVBand="0" w:evenVBand="0" w:oddHBand="0" w:evenHBand="0" w:firstRowFirstColumn="0" w:firstRowLastColumn="0" w:lastRowFirstColumn="0" w:lastRowLastColumn="0"/>
              <w:rPr>
                <w:rFonts w:eastAsia="Tahoma" w:cs="Times New Roman"/>
                <w:bCs/>
              </w:rPr>
            </w:pPr>
          </w:p>
        </w:tc>
      </w:tr>
      <w:tr w:rsidR="00D77390" w:rsidRPr="000A0F64" w14:paraId="3F6D5F82" w14:textId="77777777" w:rsidTr="003A22BD">
        <w:trPr>
          <w:trHeight w:val="389"/>
        </w:trPr>
        <w:tc>
          <w:tcPr>
            <w:cnfStyle w:val="001000000000" w:firstRow="0" w:lastRow="0" w:firstColumn="1" w:lastColumn="0" w:oddVBand="0" w:evenVBand="0" w:oddHBand="0" w:evenHBand="0" w:firstRowFirstColumn="0" w:firstRowLastColumn="0" w:lastRowFirstColumn="0" w:lastRowLastColumn="0"/>
            <w:tcW w:w="0" w:type="pct"/>
          </w:tcPr>
          <w:p w14:paraId="2679E77D" w14:textId="77777777" w:rsidR="00D77390" w:rsidRPr="000A0F64" w:rsidRDefault="00D77390" w:rsidP="003A22BD">
            <w:pPr>
              <w:spacing w:line="360" w:lineRule="auto"/>
              <w:jc w:val="both"/>
              <w:rPr>
                <w:rFonts w:eastAsia="Tahoma" w:cs="Times New Roman"/>
                <w:b w:val="0"/>
                <w:bCs w:val="0"/>
              </w:rPr>
            </w:pPr>
            <w:r w:rsidRPr="000A0F64">
              <w:rPr>
                <w:rFonts w:eastAsia="Tahoma" w:cs="Times New Roman"/>
              </w:rPr>
              <w:t>2</w:t>
            </w:r>
          </w:p>
        </w:tc>
        <w:tc>
          <w:tcPr>
            <w:tcW w:w="0" w:type="pct"/>
          </w:tcPr>
          <w:p w14:paraId="2DB25B9C" w14:textId="77777777" w:rsidR="00D77390" w:rsidRPr="000A0F64" w:rsidRDefault="00D77390" w:rsidP="003A22BD">
            <w:pPr>
              <w:spacing w:line="360" w:lineRule="auto"/>
              <w:jc w:val="both"/>
              <w:cnfStyle w:val="000000000000" w:firstRow="0" w:lastRow="0" w:firstColumn="0" w:lastColumn="0" w:oddVBand="0" w:evenVBand="0" w:oddHBand="0" w:evenHBand="0" w:firstRowFirstColumn="0" w:firstRowLastColumn="0" w:lastRowFirstColumn="0" w:lastRowLastColumn="0"/>
              <w:rPr>
                <w:rFonts w:eastAsia="Tahoma" w:cs="Times New Roman"/>
                <w:bCs/>
              </w:rPr>
            </w:pPr>
          </w:p>
        </w:tc>
        <w:tc>
          <w:tcPr>
            <w:tcW w:w="0" w:type="pct"/>
          </w:tcPr>
          <w:p w14:paraId="2E71482A" w14:textId="77777777" w:rsidR="00D77390" w:rsidRPr="000A0F64" w:rsidRDefault="00D77390" w:rsidP="003A22BD">
            <w:pPr>
              <w:spacing w:line="360" w:lineRule="auto"/>
              <w:jc w:val="both"/>
              <w:cnfStyle w:val="000000000000" w:firstRow="0" w:lastRow="0" w:firstColumn="0" w:lastColumn="0" w:oddVBand="0" w:evenVBand="0" w:oddHBand="0" w:evenHBand="0" w:firstRowFirstColumn="0" w:firstRowLastColumn="0" w:lastRowFirstColumn="0" w:lastRowLastColumn="0"/>
              <w:rPr>
                <w:rFonts w:eastAsia="Tahoma" w:cs="Times New Roman"/>
                <w:bCs/>
              </w:rPr>
            </w:pPr>
          </w:p>
        </w:tc>
        <w:tc>
          <w:tcPr>
            <w:tcW w:w="0" w:type="pct"/>
          </w:tcPr>
          <w:p w14:paraId="4AEA3A97" w14:textId="77777777" w:rsidR="00D77390" w:rsidRPr="000A0F64" w:rsidRDefault="00D77390" w:rsidP="003A22BD">
            <w:pPr>
              <w:spacing w:line="360" w:lineRule="auto"/>
              <w:jc w:val="both"/>
              <w:cnfStyle w:val="000000000000" w:firstRow="0" w:lastRow="0" w:firstColumn="0" w:lastColumn="0" w:oddVBand="0" w:evenVBand="0" w:oddHBand="0" w:evenHBand="0" w:firstRowFirstColumn="0" w:firstRowLastColumn="0" w:lastRowFirstColumn="0" w:lastRowLastColumn="0"/>
              <w:rPr>
                <w:rFonts w:eastAsia="Tahoma" w:cs="Times New Roman"/>
                <w:bCs/>
              </w:rPr>
            </w:pPr>
          </w:p>
        </w:tc>
        <w:tc>
          <w:tcPr>
            <w:tcW w:w="0" w:type="pct"/>
          </w:tcPr>
          <w:p w14:paraId="16D689B3" w14:textId="77777777" w:rsidR="00D77390" w:rsidRPr="000A0F64" w:rsidRDefault="00D77390" w:rsidP="003A22BD">
            <w:pPr>
              <w:spacing w:line="360" w:lineRule="auto"/>
              <w:jc w:val="both"/>
              <w:cnfStyle w:val="000000000000" w:firstRow="0" w:lastRow="0" w:firstColumn="0" w:lastColumn="0" w:oddVBand="0" w:evenVBand="0" w:oddHBand="0" w:evenHBand="0" w:firstRowFirstColumn="0" w:firstRowLastColumn="0" w:lastRowFirstColumn="0" w:lastRowLastColumn="0"/>
              <w:rPr>
                <w:rFonts w:eastAsia="Tahoma" w:cs="Times New Roman"/>
                <w:bCs/>
              </w:rPr>
            </w:pPr>
          </w:p>
        </w:tc>
      </w:tr>
      <w:tr w:rsidR="00D77390" w:rsidRPr="000A0F64" w14:paraId="0F81A116" w14:textId="77777777" w:rsidTr="003A22BD">
        <w:trPr>
          <w:trHeight w:val="389"/>
        </w:trPr>
        <w:tc>
          <w:tcPr>
            <w:cnfStyle w:val="001000000000" w:firstRow="0" w:lastRow="0" w:firstColumn="1" w:lastColumn="0" w:oddVBand="0" w:evenVBand="0" w:oddHBand="0" w:evenHBand="0" w:firstRowFirstColumn="0" w:firstRowLastColumn="0" w:lastRowFirstColumn="0" w:lastRowLastColumn="0"/>
            <w:tcW w:w="0" w:type="pct"/>
          </w:tcPr>
          <w:p w14:paraId="61F5E301" w14:textId="77777777" w:rsidR="00D77390" w:rsidRPr="000A0F64" w:rsidRDefault="00D77390" w:rsidP="003A22BD">
            <w:pPr>
              <w:spacing w:line="360" w:lineRule="auto"/>
              <w:jc w:val="both"/>
              <w:rPr>
                <w:rFonts w:eastAsia="Tahoma" w:cs="Times New Roman"/>
                <w:b w:val="0"/>
                <w:bCs w:val="0"/>
              </w:rPr>
            </w:pPr>
            <w:r w:rsidRPr="000A0F64">
              <w:rPr>
                <w:rFonts w:eastAsia="Tahoma" w:cs="Times New Roman"/>
              </w:rPr>
              <w:t>3</w:t>
            </w:r>
          </w:p>
        </w:tc>
        <w:tc>
          <w:tcPr>
            <w:tcW w:w="0" w:type="pct"/>
          </w:tcPr>
          <w:p w14:paraId="311282F8" w14:textId="77777777" w:rsidR="00D77390" w:rsidRPr="000A0F64" w:rsidRDefault="00D77390" w:rsidP="003A22BD">
            <w:pPr>
              <w:spacing w:line="360" w:lineRule="auto"/>
              <w:jc w:val="both"/>
              <w:cnfStyle w:val="000000000000" w:firstRow="0" w:lastRow="0" w:firstColumn="0" w:lastColumn="0" w:oddVBand="0" w:evenVBand="0" w:oddHBand="0" w:evenHBand="0" w:firstRowFirstColumn="0" w:firstRowLastColumn="0" w:lastRowFirstColumn="0" w:lastRowLastColumn="0"/>
              <w:rPr>
                <w:rFonts w:eastAsia="Tahoma" w:cs="Times New Roman"/>
                <w:bCs/>
              </w:rPr>
            </w:pPr>
          </w:p>
        </w:tc>
        <w:tc>
          <w:tcPr>
            <w:tcW w:w="0" w:type="pct"/>
          </w:tcPr>
          <w:p w14:paraId="2E372342" w14:textId="77777777" w:rsidR="00D77390" w:rsidRPr="000A0F64" w:rsidRDefault="00D77390" w:rsidP="003A22BD">
            <w:pPr>
              <w:spacing w:line="360" w:lineRule="auto"/>
              <w:jc w:val="both"/>
              <w:cnfStyle w:val="000000000000" w:firstRow="0" w:lastRow="0" w:firstColumn="0" w:lastColumn="0" w:oddVBand="0" w:evenVBand="0" w:oddHBand="0" w:evenHBand="0" w:firstRowFirstColumn="0" w:firstRowLastColumn="0" w:lastRowFirstColumn="0" w:lastRowLastColumn="0"/>
              <w:rPr>
                <w:rFonts w:eastAsia="Tahoma" w:cs="Times New Roman"/>
                <w:bCs/>
              </w:rPr>
            </w:pPr>
          </w:p>
        </w:tc>
        <w:tc>
          <w:tcPr>
            <w:tcW w:w="0" w:type="pct"/>
          </w:tcPr>
          <w:p w14:paraId="1450798A" w14:textId="77777777" w:rsidR="00D77390" w:rsidRPr="000A0F64" w:rsidRDefault="00D77390" w:rsidP="003A22BD">
            <w:pPr>
              <w:spacing w:line="360" w:lineRule="auto"/>
              <w:jc w:val="both"/>
              <w:cnfStyle w:val="000000000000" w:firstRow="0" w:lastRow="0" w:firstColumn="0" w:lastColumn="0" w:oddVBand="0" w:evenVBand="0" w:oddHBand="0" w:evenHBand="0" w:firstRowFirstColumn="0" w:firstRowLastColumn="0" w:lastRowFirstColumn="0" w:lastRowLastColumn="0"/>
              <w:rPr>
                <w:rFonts w:eastAsia="Tahoma" w:cs="Times New Roman"/>
                <w:bCs/>
              </w:rPr>
            </w:pPr>
          </w:p>
        </w:tc>
        <w:tc>
          <w:tcPr>
            <w:tcW w:w="0" w:type="pct"/>
          </w:tcPr>
          <w:p w14:paraId="6E535F73" w14:textId="77777777" w:rsidR="00D77390" w:rsidRPr="000A0F64" w:rsidRDefault="00D77390" w:rsidP="003A22BD">
            <w:pPr>
              <w:spacing w:line="360" w:lineRule="auto"/>
              <w:jc w:val="both"/>
              <w:cnfStyle w:val="000000000000" w:firstRow="0" w:lastRow="0" w:firstColumn="0" w:lastColumn="0" w:oddVBand="0" w:evenVBand="0" w:oddHBand="0" w:evenHBand="0" w:firstRowFirstColumn="0" w:firstRowLastColumn="0" w:lastRowFirstColumn="0" w:lastRowLastColumn="0"/>
              <w:rPr>
                <w:rFonts w:eastAsia="Tahoma" w:cs="Times New Roman"/>
                <w:bCs/>
              </w:rPr>
            </w:pPr>
          </w:p>
        </w:tc>
      </w:tr>
    </w:tbl>
    <w:p w14:paraId="3AB30CD1" w14:textId="01FF8106" w:rsidR="007B2839" w:rsidRPr="000A0F64" w:rsidRDefault="007B2839" w:rsidP="003F2588">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highlight w:val="yellow"/>
        </w:rPr>
      </w:pPr>
    </w:p>
    <w:p w14:paraId="44B947FE" w14:textId="515396CB" w:rsidR="00A77116" w:rsidRPr="000A0F64" w:rsidRDefault="00A77116" w:rsidP="003F2588">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highlight w:val="yellow"/>
        </w:rPr>
      </w:pPr>
      <w:r w:rsidRPr="000A0F64">
        <w:rPr>
          <w:rFonts w:eastAsia="Tahoma" w:cs="Times New Roman"/>
          <w:b/>
          <w:highlight w:val="yellow"/>
        </w:rPr>
        <w:br w:type="page"/>
      </w:r>
    </w:p>
    <w:p w14:paraId="0ECCC576" w14:textId="0C10C6B6" w:rsidR="004C312E" w:rsidRPr="000A0F64" w:rsidRDefault="00A77116" w:rsidP="003F2588">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highlight w:val="yellow"/>
        </w:rPr>
      </w:pPr>
      <w:r w:rsidRPr="000A0F64">
        <w:rPr>
          <w:rFonts w:eastAsia="Tahoma" w:cs="Times New Roman"/>
          <w:b/>
          <w:highlight w:val="yellow"/>
        </w:rPr>
        <w:lastRenderedPageBreak/>
        <w:t>Table xx</w:t>
      </w:r>
    </w:p>
    <w:tbl>
      <w:tblPr>
        <w:tblStyle w:val="ListTable6Colourful"/>
        <w:tblW w:w="0" w:type="auto"/>
        <w:tblLook w:val="06A0" w:firstRow="1" w:lastRow="0" w:firstColumn="1" w:lastColumn="0" w:noHBand="1" w:noVBand="1"/>
      </w:tblPr>
      <w:tblGrid>
        <w:gridCol w:w="2235"/>
        <w:gridCol w:w="1379"/>
        <w:gridCol w:w="1047"/>
        <w:gridCol w:w="9297"/>
      </w:tblGrid>
      <w:tr w:rsidR="00A77116" w:rsidRPr="000A0F64" w14:paraId="5566BE2F" w14:textId="77777777" w:rsidTr="00A77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0EBC004" w14:textId="1B53B001" w:rsidR="00A77116" w:rsidRPr="000A0F64" w:rsidRDefault="00A77116" w:rsidP="00A77116">
            <w:pPr>
              <w:spacing w:line="276" w:lineRule="auto"/>
              <w:rPr>
                <w:rFonts w:eastAsia="Tahoma" w:cs="Times New Roman"/>
                <w:bCs w:val="0"/>
              </w:rPr>
            </w:pPr>
            <w:r w:rsidRPr="000A0F64">
              <w:rPr>
                <w:rFonts w:eastAsia="Tahoma" w:cs="Times New Roman"/>
                <w:bCs w:val="0"/>
              </w:rPr>
              <w:t>Variable</w:t>
            </w:r>
          </w:p>
        </w:tc>
        <w:tc>
          <w:tcPr>
            <w:tcW w:w="1379" w:type="dxa"/>
          </w:tcPr>
          <w:p w14:paraId="296B309B" w14:textId="2AE683C8" w:rsidR="00A77116" w:rsidRPr="000A0F64" w:rsidRDefault="00A77116" w:rsidP="00A77116">
            <w:pPr>
              <w:spacing w:line="276" w:lineRule="auto"/>
              <w:cnfStyle w:val="100000000000" w:firstRow="1" w:lastRow="0" w:firstColumn="0" w:lastColumn="0" w:oddVBand="0" w:evenVBand="0" w:oddHBand="0" w:evenHBand="0" w:firstRowFirstColumn="0" w:firstRowLastColumn="0" w:lastRowFirstColumn="0" w:lastRowLastColumn="0"/>
              <w:rPr>
                <w:rFonts w:eastAsia="Tahoma" w:cs="Times New Roman"/>
                <w:bCs w:val="0"/>
              </w:rPr>
            </w:pPr>
            <w:r w:rsidRPr="000A0F64">
              <w:rPr>
                <w:rFonts w:eastAsia="Tahoma" w:cs="Times New Roman"/>
                <w:bCs w:val="0"/>
              </w:rPr>
              <w:t>Category</w:t>
            </w:r>
          </w:p>
        </w:tc>
        <w:tc>
          <w:tcPr>
            <w:tcW w:w="0" w:type="auto"/>
          </w:tcPr>
          <w:p w14:paraId="01D664A5" w14:textId="4ED33DB5" w:rsidR="00A77116" w:rsidRPr="000A0F64" w:rsidRDefault="00A77116" w:rsidP="00A77116">
            <w:pPr>
              <w:spacing w:line="276" w:lineRule="auto"/>
              <w:cnfStyle w:val="100000000000" w:firstRow="1" w:lastRow="0" w:firstColumn="0" w:lastColumn="0" w:oddVBand="0" w:evenVBand="0" w:oddHBand="0" w:evenHBand="0" w:firstRowFirstColumn="0" w:firstRowLastColumn="0" w:lastRowFirstColumn="0" w:lastRowLastColumn="0"/>
              <w:rPr>
                <w:rFonts w:eastAsia="Tahoma" w:cs="Times New Roman"/>
                <w:bCs w:val="0"/>
              </w:rPr>
            </w:pPr>
            <w:r w:rsidRPr="000A0F64">
              <w:rPr>
                <w:rFonts w:eastAsia="Tahoma" w:cs="Times New Roman"/>
                <w:bCs w:val="0"/>
              </w:rPr>
              <w:t>Domain</w:t>
            </w:r>
          </w:p>
        </w:tc>
        <w:tc>
          <w:tcPr>
            <w:tcW w:w="0" w:type="auto"/>
          </w:tcPr>
          <w:p w14:paraId="5F32311E" w14:textId="5369184F" w:rsidR="00A77116" w:rsidRPr="000A0F64" w:rsidRDefault="00A77116" w:rsidP="00A77116">
            <w:pPr>
              <w:spacing w:line="276" w:lineRule="auto"/>
              <w:cnfStyle w:val="100000000000" w:firstRow="1" w:lastRow="0" w:firstColumn="0" w:lastColumn="0" w:oddVBand="0" w:evenVBand="0" w:oddHBand="0" w:evenHBand="0" w:firstRowFirstColumn="0" w:firstRowLastColumn="0" w:lastRowFirstColumn="0" w:lastRowLastColumn="0"/>
              <w:rPr>
                <w:rFonts w:eastAsia="Tahoma" w:cs="Times New Roman"/>
                <w:bCs w:val="0"/>
              </w:rPr>
            </w:pPr>
            <w:r w:rsidRPr="000A0F64">
              <w:rPr>
                <w:rFonts w:eastAsia="Tahoma" w:cs="Times New Roman"/>
                <w:bCs w:val="0"/>
              </w:rPr>
              <w:t>Description</w:t>
            </w:r>
          </w:p>
        </w:tc>
      </w:tr>
      <w:tr w:rsidR="00A77116" w:rsidRPr="000A0F64" w14:paraId="4F714674" w14:textId="77777777" w:rsidTr="00A77116">
        <w:tc>
          <w:tcPr>
            <w:cnfStyle w:val="001000000000" w:firstRow="0" w:lastRow="0" w:firstColumn="1" w:lastColumn="0" w:oddVBand="0" w:evenVBand="0" w:oddHBand="0" w:evenHBand="0" w:firstRowFirstColumn="0" w:firstRowLastColumn="0" w:lastRowFirstColumn="0" w:lastRowLastColumn="0"/>
            <w:tcW w:w="2235" w:type="dxa"/>
          </w:tcPr>
          <w:p w14:paraId="619AF63A" w14:textId="473A948B" w:rsidR="00A77116" w:rsidRPr="000A0F64" w:rsidRDefault="00A77116" w:rsidP="00A77116">
            <w:pPr>
              <w:spacing w:line="276" w:lineRule="auto"/>
              <w:rPr>
                <w:rFonts w:eastAsia="Tahoma" w:cs="Times New Roman"/>
                <w:b w:val="0"/>
              </w:rPr>
            </w:pPr>
            <w:r w:rsidRPr="000A0F64">
              <w:rPr>
                <w:rFonts w:eastAsia="Tahoma" w:cs="Times New Roman"/>
                <w:b w:val="0"/>
              </w:rPr>
              <w:t>SST90p and LST90p</w:t>
            </w:r>
          </w:p>
        </w:tc>
        <w:tc>
          <w:tcPr>
            <w:tcW w:w="1379" w:type="dxa"/>
          </w:tcPr>
          <w:p w14:paraId="49DB362F" w14:textId="1B78757D" w:rsidR="00A77116" w:rsidRPr="000A0F64" w:rsidRDefault="00A77116" w:rsidP="00A77116">
            <w:pPr>
              <w:spacing w:line="276" w:lineRule="auto"/>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
              </w:rPr>
              <w:t>Acute</w:t>
            </w:r>
          </w:p>
        </w:tc>
        <w:tc>
          <w:tcPr>
            <w:tcW w:w="0" w:type="auto"/>
          </w:tcPr>
          <w:p w14:paraId="5D0300E9" w14:textId="31FAAD7F" w:rsidR="00A77116" w:rsidRPr="000A0F64" w:rsidRDefault="00A77116" w:rsidP="00A77116">
            <w:pPr>
              <w:spacing w:line="276" w:lineRule="auto"/>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Hazard</w:t>
            </w:r>
          </w:p>
        </w:tc>
        <w:tc>
          <w:tcPr>
            <w:tcW w:w="0" w:type="auto"/>
          </w:tcPr>
          <w:p w14:paraId="10E4F128" w14:textId="18DFCE88" w:rsidR="00A77116" w:rsidRPr="000A0F64" w:rsidRDefault="00A77116" w:rsidP="00A77116">
            <w:pPr>
              <w:spacing w:line="276" w:lineRule="auto"/>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Frequency of extreme temperature; the number of months with temperature exceeding the 90</w:t>
            </w:r>
            <w:r w:rsidRPr="000A0F64">
              <w:rPr>
                <w:rFonts w:eastAsia="Tahoma" w:cs="Times New Roman"/>
                <w:bCs/>
                <w:vertAlign w:val="superscript"/>
              </w:rPr>
              <w:t>th</w:t>
            </w:r>
            <w:r w:rsidRPr="000A0F64">
              <w:rPr>
                <w:rFonts w:eastAsia="Tahoma" w:cs="Times New Roman"/>
                <w:bCs/>
              </w:rPr>
              <w:t xml:space="preserve"> percentile of the baseline (1981-2010) divided by 360 months (30 years *12 months). Unit: </w:t>
            </w:r>
            <w:r w:rsidRPr="000A0F64">
              <w:rPr>
                <w:rFonts w:eastAsia="Tahoma" w:cs="Times New Roman"/>
                <w:b/>
              </w:rPr>
              <w:t>%</w:t>
            </w:r>
          </w:p>
        </w:tc>
      </w:tr>
      <w:tr w:rsidR="00A77116" w:rsidRPr="000A0F64" w14:paraId="5A7194B8" w14:textId="77777777" w:rsidTr="00A77116">
        <w:tc>
          <w:tcPr>
            <w:cnfStyle w:val="001000000000" w:firstRow="0" w:lastRow="0" w:firstColumn="1" w:lastColumn="0" w:oddVBand="0" w:evenVBand="0" w:oddHBand="0" w:evenHBand="0" w:firstRowFirstColumn="0" w:firstRowLastColumn="0" w:lastRowFirstColumn="0" w:lastRowLastColumn="0"/>
            <w:tcW w:w="2235" w:type="dxa"/>
          </w:tcPr>
          <w:p w14:paraId="47A8BE83" w14:textId="1785F417" w:rsidR="00A77116" w:rsidRPr="000A0F64" w:rsidRDefault="00A77116" w:rsidP="00A77116">
            <w:pPr>
              <w:spacing w:line="276" w:lineRule="auto"/>
              <w:rPr>
                <w:rFonts w:eastAsia="Tahoma" w:cs="Times New Roman"/>
                <w:b w:val="0"/>
              </w:rPr>
            </w:pPr>
            <w:r w:rsidRPr="000A0F64">
              <w:rPr>
                <w:rFonts w:eastAsia="Tahoma" w:cs="Times New Roman"/>
                <w:b w:val="0"/>
              </w:rPr>
              <w:t>SST90i and LST90i</w:t>
            </w:r>
          </w:p>
        </w:tc>
        <w:tc>
          <w:tcPr>
            <w:tcW w:w="1379" w:type="dxa"/>
          </w:tcPr>
          <w:p w14:paraId="02BEA260" w14:textId="319D7AAA" w:rsidR="00A77116" w:rsidRPr="000A0F64" w:rsidRDefault="00A77116" w:rsidP="00A77116">
            <w:pPr>
              <w:spacing w:line="276" w:lineRule="auto"/>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
              </w:rPr>
              <w:t>Acute</w:t>
            </w:r>
          </w:p>
        </w:tc>
        <w:tc>
          <w:tcPr>
            <w:tcW w:w="0" w:type="auto"/>
          </w:tcPr>
          <w:p w14:paraId="5575E678" w14:textId="0C13B6A6" w:rsidR="00A77116" w:rsidRPr="000A0F64" w:rsidRDefault="00A77116" w:rsidP="00A77116">
            <w:pPr>
              <w:spacing w:line="276" w:lineRule="auto"/>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Hazard</w:t>
            </w:r>
          </w:p>
        </w:tc>
        <w:tc>
          <w:tcPr>
            <w:tcW w:w="0" w:type="auto"/>
          </w:tcPr>
          <w:p w14:paraId="2FA1706C" w14:textId="5746E2C1" w:rsidR="00A77116" w:rsidRPr="000A0F64" w:rsidRDefault="00A77116" w:rsidP="00A77116">
            <w:pPr>
              <w:spacing w:line="276" w:lineRule="auto"/>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 xml:space="preserve">Intensity of extreme temperature; Arithmetic mean temperature across months with temperature exceeding the 90%tile of the baseline. Unit: </w:t>
            </w:r>
            <w:r w:rsidRPr="000A0F64">
              <w:rPr>
                <w:rFonts w:eastAsia="Tahoma" w:cs="Times New Roman"/>
                <w:b/>
              </w:rPr>
              <w:t>℃</w:t>
            </w:r>
          </w:p>
        </w:tc>
      </w:tr>
      <w:tr w:rsidR="00A77116" w:rsidRPr="000A0F64" w14:paraId="51BD8E50" w14:textId="77777777" w:rsidTr="00A77116">
        <w:tc>
          <w:tcPr>
            <w:cnfStyle w:val="001000000000" w:firstRow="0" w:lastRow="0" w:firstColumn="1" w:lastColumn="0" w:oddVBand="0" w:evenVBand="0" w:oddHBand="0" w:evenHBand="0" w:firstRowFirstColumn="0" w:firstRowLastColumn="0" w:lastRowFirstColumn="0" w:lastRowLastColumn="0"/>
            <w:tcW w:w="2235" w:type="dxa"/>
          </w:tcPr>
          <w:p w14:paraId="4C7EEB3E" w14:textId="568C8EF9" w:rsidR="00A77116" w:rsidRPr="000A0F64" w:rsidRDefault="00A77116" w:rsidP="00A77116">
            <w:pPr>
              <w:spacing w:line="276" w:lineRule="auto"/>
              <w:rPr>
                <w:rFonts w:eastAsia="Tahoma" w:cs="Times New Roman"/>
                <w:b w:val="0"/>
              </w:rPr>
            </w:pPr>
            <w:r w:rsidRPr="000A0F64">
              <w:rPr>
                <w:rFonts w:eastAsia="Tahoma" w:cs="Times New Roman"/>
                <w:b w:val="0"/>
              </w:rPr>
              <w:t>R10p</w:t>
            </w:r>
          </w:p>
        </w:tc>
        <w:tc>
          <w:tcPr>
            <w:tcW w:w="1379" w:type="dxa"/>
          </w:tcPr>
          <w:p w14:paraId="3ADE90FE" w14:textId="01778D06" w:rsidR="00A77116" w:rsidRPr="000A0F64" w:rsidRDefault="00A77116" w:rsidP="00A77116">
            <w:pPr>
              <w:spacing w:line="276" w:lineRule="auto"/>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
              </w:rPr>
              <w:t>Acute</w:t>
            </w:r>
          </w:p>
        </w:tc>
        <w:tc>
          <w:tcPr>
            <w:tcW w:w="0" w:type="auto"/>
          </w:tcPr>
          <w:p w14:paraId="4AB283F0" w14:textId="6B52B1DA" w:rsidR="00A77116" w:rsidRPr="000A0F64" w:rsidRDefault="00A77116" w:rsidP="00A77116">
            <w:pPr>
              <w:spacing w:line="276" w:lineRule="auto"/>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Hazard</w:t>
            </w:r>
          </w:p>
        </w:tc>
        <w:tc>
          <w:tcPr>
            <w:tcW w:w="0" w:type="auto"/>
          </w:tcPr>
          <w:p w14:paraId="3C1376B3" w14:textId="27177A10" w:rsidR="00A77116" w:rsidRPr="000A0F64" w:rsidRDefault="00A77116" w:rsidP="00A77116">
            <w:pPr>
              <w:spacing w:line="276" w:lineRule="auto"/>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 xml:space="preserve">Drought frequency: the number of months with precipitation below the 90th percentile of the baseline (1981-2010) divided by 360 months (30 years *12 months). Unit: </w:t>
            </w:r>
            <w:r w:rsidRPr="000A0F64">
              <w:rPr>
                <w:rFonts w:eastAsia="Tahoma" w:cs="Times New Roman"/>
                <w:b/>
              </w:rPr>
              <w:t>%</w:t>
            </w:r>
          </w:p>
        </w:tc>
      </w:tr>
      <w:tr w:rsidR="00A77116" w:rsidRPr="000A0F64" w14:paraId="1FA89A32" w14:textId="77777777" w:rsidTr="00A77116">
        <w:tc>
          <w:tcPr>
            <w:cnfStyle w:val="001000000000" w:firstRow="0" w:lastRow="0" w:firstColumn="1" w:lastColumn="0" w:oddVBand="0" w:evenVBand="0" w:oddHBand="0" w:evenHBand="0" w:firstRowFirstColumn="0" w:firstRowLastColumn="0" w:lastRowFirstColumn="0" w:lastRowLastColumn="0"/>
            <w:tcW w:w="2235" w:type="dxa"/>
          </w:tcPr>
          <w:p w14:paraId="1C56AA37" w14:textId="61EA7AD9" w:rsidR="00A77116" w:rsidRPr="000A0F64" w:rsidRDefault="00A77116" w:rsidP="00A77116">
            <w:pPr>
              <w:spacing w:line="276" w:lineRule="auto"/>
              <w:rPr>
                <w:rFonts w:eastAsia="Tahoma" w:cs="Times New Roman"/>
                <w:b w:val="0"/>
              </w:rPr>
            </w:pPr>
            <w:proofErr w:type="spellStart"/>
            <w:r w:rsidRPr="000A0F64">
              <w:rPr>
                <w:rFonts w:eastAsia="Tahoma" w:cs="Times New Roman"/>
                <w:b w:val="0"/>
              </w:rPr>
              <w:t>TAPi</w:t>
            </w:r>
            <w:proofErr w:type="spellEnd"/>
          </w:p>
        </w:tc>
        <w:tc>
          <w:tcPr>
            <w:tcW w:w="1379" w:type="dxa"/>
          </w:tcPr>
          <w:p w14:paraId="04AE9876" w14:textId="6269DAAC" w:rsidR="00A77116" w:rsidRPr="000A0F64" w:rsidRDefault="00A77116" w:rsidP="00A77116">
            <w:pPr>
              <w:spacing w:line="276" w:lineRule="auto"/>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
              </w:rPr>
              <w:t>Acute</w:t>
            </w:r>
          </w:p>
        </w:tc>
        <w:tc>
          <w:tcPr>
            <w:tcW w:w="0" w:type="auto"/>
          </w:tcPr>
          <w:p w14:paraId="6BD48200" w14:textId="5E7DF732" w:rsidR="00A77116" w:rsidRPr="000A0F64" w:rsidRDefault="00A77116" w:rsidP="00A77116">
            <w:pPr>
              <w:spacing w:line="276" w:lineRule="auto"/>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Hazard</w:t>
            </w:r>
          </w:p>
        </w:tc>
        <w:tc>
          <w:tcPr>
            <w:tcW w:w="0" w:type="auto"/>
          </w:tcPr>
          <w:p w14:paraId="43CCB781" w14:textId="3D7C7D02" w:rsidR="00A77116" w:rsidRPr="000A0F64" w:rsidRDefault="00A77116" w:rsidP="00A77116">
            <w:pPr>
              <w:spacing w:line="276" w:lineRule="auto"/>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 xml:space="preserve">Drought intensity; total rainfall across months with precipitation below the 10%tile baseline threshold. Unit: </w:t>
            </w:r>
            <w:r w:rsidRPr="000A0F64">
              <w:rPr>
                <w:rFonts w:eastAsia="Tahoma" w:cs="Times New Roman"/>
                <w:b/>
              </w:rPr>
              <w:t>%</w:t>
            </w:r>
          </w:p>
        </w:tc>
      </w:tr>
      <w:tr w:rsidR="00A77116" w:rsidRPr="000A0F64" w14:paraId="41E02241" w14:textId="77777777" w:rsidTr="00A77116">
        <w:tc>
          <w:tcPr>
            <w:cnfStyle w:val="001000000000" w:firstRow="0" w:lastRow="0" w:firstColumn="1" w:lastColumn="0" w:oddVBand="0" w:evenVBand="0" w:oddHBand="0" w:evenHBand="0" w:firstRowFirstColumn="0" w:firstRowLastColumn="0" w:lastRowFirstColumn="0" w:lastRowLastColumn="0"/>
            <w:tcW w:w="2235" w:type="dxa"/>
            <w:tcBorders>
              <w:bottom w:val="nil"/>
            </w:tcBorders>
          </w:tcPr>
          <w:p w14:paraId="15FA780A" w14:textId="7849C4E6" w:rsidR="00A77116" w:rsidRPr="000A0F64" w:rsidRDefault="00A77116" w:rsidP="00A77116">
            <w:pPr>
              <w:spacing w:line="276" w:lineRule="auto"/>
              <w:rPr>
                <w:rFonts w:eastAsia="Tahoma" w:cs="Times New Roman"/>
                <w:b w:val="0"/>
              </w:rPr>
            </w:pPr>
            <w:r w:rsidRPr="000A0F64">
              <w:rPr>
                <w:rFonts w:eastAsia="Tahoma" w:cs="Times New Roman"/>
                <w:b w:val="0"/>
              </w:rPr>
              <w:t>CDD</w:t>
            </w:r>
          </w:p>
        </w:tc>
        <w:tc>
          <w:tcPr>
            <w:tcW w:w="1379" w:type="dxa"/>
            <w:tcBorders>
              <w:bottom w:val="nil"/>
            </w:tcBorders>
          </w:tcPr>
          <w:p w14:paraId="72421C0B" w14:textId="11F6DADF" w:rsidR="00A77116" w:rsidRPr="000A0F64" w:rsidRDefault="00A77116" w:rsidP="00A77116">
            <w:pPr>
              <w:spacing w:line="276" w:lineRule="auto"/>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
              </w:rPr>
              <w:t>Acute</w:t>
            </w:r>
          </w:p>
        </w:tc>
        <w:tc>
          <w:tcPr>
            <w:tcW w:w="0" w:type="auto"/>
            <w:tcBorders>
              <w:bottom w:val="nil"/>
            </w:tcBorders>
          </w:tcPr>
          <w:p w14:paraId="681D7496" w14:textId="218134DF" w:rsidR="00A77116" w:rsidRPr="000A0F64" w:rsidRDefault="00A77116" w:rsidP="00A77116">
            <w:pPr>
              <w:spacing w:line="276" w:lineRule="auto"/>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Hazard</w:t>
            </w:r>
          </w:p>
        </w:tc>
        <w:tc>
          <w:tcPr>
            <w:tcW w:w="0" w:type="auto"/>
            <w:tcBorders>
              <w:bottom w:val="nil"/>
            </w:tcBorders>
          </w:tcPr>
          <w:p w14:paraId="44DBDDFE" w14:textId="528C36C1" w:rsidR="00A77116" w:rsidRPr="000A0F64" w:rsidRDefault="00A77116" w:rsidP="00A77116">
            <w:pPr>
              <w:spacing w:line="276" w:lineRule="auto"/>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Cumulative degree days;</w:t>
            </w:r>
          </w:p>
        </w:tc>
      </w:tr>
      <w:tr w:rsidR="00A77116" w:rsidRPr="000A0F64" w14:paraId="5EB0367F" w14:textId="77777777" w:rsidTr="00A77116">
        <w:tc>
          <w:tcPr>
            <w:cnfStyle w:val="001000000000" w:firstRow="0" w:lastRow="0" w:firstColumn="1" w:lastColumn="0" w:oddVBand="0" w:evenVBand="0" w:oddHBand="0" w:evenHBand="0" w:firstRowFirstColumn="0" w:firstRowLastColumn="0" w:lastRowFirstColumn="0" w:lastRowLastColumn="0"/>
            <w:tcW w:w="2235" w:type="dxa"/>
            <w:tcBorders>
              <w:top w:val="nil"/>
              <w:bottom w:val="single" w:sz="4" w:space="0" w:color="auto"/>
            </w:tcBorders>
          </w:tcPr>
          <w:p w14:paraId="526342BD" w14:textId="5C42DFC2" w:rsidR="00A77116" w:rsidRPr="000A0F64" w:rsidRDefault="00A77116" w:rsidP="00A77116">
            <w:pPr>
              <w:spacing w:line="276" w:lineRule="auto"/>
              <w:rPr>
                <w:rFonts w:eastAsia="Tahoma" w:cs="Times New Roman"/>
                <w:b w:val="0"/>
              </w:rPr>
            </w:pPr>
            <w:proofErr w:type="spellStart"/>
            <w:r w:rsidRPr="000A0F64">
              <w:rPr>
                <w:rFonts w:eastAsia="Tahoma" w:cs="Times New Roman"/>
                <w:b w:val="0"/>
              </w:rPr>
              <w:t>dpH</w:t>
            </w:r>
            <w:proofErr w:type="spellEnd"/>
            <w:r w:rsidRPr="000A0F64">
              <w:rPr>
                <w:rFonts w:eastAsia="Tahoma" w:cs="Times New Roman"/>
                <w:b w:val="0"/>
              </w:rPr>
              <w:t xml:space="preserve">, </w:t>
            </w:r>
            <w:proofErr w:type="spellStart"/>
            <w:r w:rsidRPr="000A0F64">
              <w:rPr>
                <w:rFonts w:eastAsia="Tahoma" w:cs="Times New Roman"/>
                <w:b w:val="0"/>
              </w:rPr>
              <w:t>dSST</w:t>
            </w:r>
            <w:proofErr w:type="spellEnd"/>
            <w:r w:rsidRPr="000A0F64">
              <w:rPr>
                <w:rFonts w:eastAsia="Tahoma" w:cs="Times New Roman"/>
                <w:b w:val="0"/>
              </w:rPr>
              <w:t xml:space="preserve">, </w:t>
            </w:r>
            <w:proofErr w:type="spellStart"/>
            <w:r w:rsidRPr="000A0F64">
              <w:rPr>
                <w:rFonts w:eastAsia="Tahoma" w:cs="Times New Roman"/>
                <w:b w:val="0"/>
              </w:rPr>
              <w:t>dLST</w:t>
            </w:r>
            <w:proofErr w:type="spellEnd"/>
            <w:r w:rsidRPr="000A0F64">
              <w:rPr>
                <w:rFonts w:eastAsia="Tahoma" w:cs="Times New Roman"/>
                <w:b w:val="0"/>
              </w:rPr>
              <w:t xml:space="preserve">, </w:t>
            </w:r>
            <w:proofErr w:type="spellStart"/>
            <w:r w:rsidRPr="000A0F64">
              <w:rPr>
                <w:rFonts w:eastAsia="Tahoma" w:cs="Times New Roman"/>
                <w:b w:val="0"/>
              </w:rPr>
              <w:t>dTAP</w:t>
            </w:r>
            <w:proofErr w:type="spellEnd"/>
            <w:r w:rsidRPr="000A0F64">
              <w:rPr>
                <w:rFonts w:eastAsia="Tahoma" w:cs="Times New Roman"/>
                <w:b w:val="0"/>
              </w:rPr>
              <w:t xml:space="preserve">, </w:t>
            </w:r>
            <w:proofErr w:type="spellStart"/>
            <w:r w:rsidRPr="000A0F64">
              <w:rPr>
                <w:rFonts w:eastAsia="Tahoma" w:cs="Times New Roman"/>
                <w:b w:val="0"/>
              </w:rPr>
              <w:t>dNPP</w:t>
            </w:r>
            <w:proofErr w:type="spellEnd"/>
            <w:r w:rsidRPr="000A0F64">
              <w:rPr>
                <w:rFonts w:eastAsia="Tahoma" w:cs="Times New Roman"/>
                <w:b w:val="0"/>
              </w:rPr>
              <w:t xml:space="preserve">, </w:t>
            </w:r>
            <w:proofErr w:type="spellStart"/>
            <w:r w:rsidRPr="000A0F64">
              <w:rPr>
                <w:rFonts w:eastAsia="Tahoma" w:cs="Times New Roman"/>
                <w:b w:val="0"/>
              </w:rPr>
              <w:t>dEVAP</w:t>
            </w:r>
            <w:proofErr w:type="spellEnd"/>
          </w:p>
        </w:tc>
        <w:tc>
          <w:tcPr>
            <w:tcW w:w="1379" w:type="dxa"/>
            <w:tcBorders>
              <w:top w:val="nil"/>
              <w:bottom w:val="single" w:sz="4" w:space="0" w:color="auto"/>
            </w:tcBorders>
          </w:tcPr>
          <w:p w14:paraId="0473A225" w14:textId="1AC35D64" w:rsidR="00A77116" w:rsidRPr="000A0F64" w:rsidRDefault="00A77116" w:rsidP="00A77116">
            <w:pPr>
              <w:spacing w:line="276" w:lineRule="auto"/>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Chronic</w:t>
            </w:r>
          </w:p>
        </w:tc>
        <w:tc>
          <w:tcPr>
            <w:tcW w:w="0" w:type="auto"/>
            <w:tcBorders>
              <w:top w:val="nil"/>
              <w:bottom w:val="single" w:sz="4" w:space="0" w:color="auto"/>
            </w:tcBorders>
          </w:tcPr>
          <w:p w14:paraId="3FCEFF2E" w14:textId="74D62494" w:rsidR="00A77116" w:rsidRPr="000A0F64" w:rsidRDefault="00A77116" w:rsidP="00A77116">
            <w:pPr>
              <w:spacing w:line="276" w:lineRule="auto"/>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Hazard</w:t>
            </w:r>
          </w:p>
        </w:tc>
        <w:tc>
          <w:tcPr>
            <w:tcW w:w="0" w:type="auto"/>
            <w:tcBorders>
              <w:top w:val="nil"/>
              <w:bottom w:val="single" w:sz="4" w:space="0" w:color="auto"/>
            </w:tcBorders>
          </w:tcPr>
          <w:p w14:paraId="45043C14" w14:textId="4D0E7C9A" w:rsidR="00A77116" w:rsidRPr="000A0F64" w:rsidRDefault="00A77116" w:rsidP="00A77116">
            <w:pPr>
              <w:spacing w:line="276" w:lineRule="auto"/>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 xml:space="preserve">Increases in climate variable; a slope of a linear regression over the 30-year climatological period. Unit: </w:t>
            </w:r>
            <w:r w:rsidRPr="000A0F64">
              <w:rPr>
                <w:rFonts w:eastAsia="Tahoma" w:cs="Times New Roman"/>
                <w:b/>
              </w:rPr>
              <w:t>variable</w:t>
            </w:r>
          </w:p>
        </w:tc>
      </w:tr>
      <w:tr w:rsidR="00A77116" w:rsidRPr="000A0F64" w14:paraId="2092E27D" w14:textId="77777777" w:rsidTr="00A77116">
        <w:tc>
          <w:tcPr>
            <w:cnfStyle w:val="001000000000" w:firstRow="0" w:lastRow="0" w:firstColumn="1" w:lastColumn="0" w:oddVBand="0" w:evenVBand="0" w:oddHBand="0" w:evenHBand="0" w:firstRowFirstColumn="0" w:firstRowLastColumn="0" w:lastRowFirstColumn="0" w:lastRowLastColumn="0"/>
            <w:tcW w:w="2235" w:type="dxa"/>
            <w:tcBorders>
              <w:top w:val="single" w:sz="4" w:space="0" w:color="auto"/>
            </w:tcBorders>
          </w:tcPr>
          <w:p w14:paraId="733E13EC" w14:textId="724EBFC9" w:rsidR="00A77116" w:rsidRPr="000A0F64" w:rsidRDefault="00A77116" w:rsidP="00A77116">
            <w:pPr>
              <w:spacing w:line="276" w:lineRule="auto"/>
              <w:rPr>
                <w:rFonts w:eastAsia="Tahoma" w:cs="Times New Roman"/>
                <w:b w:val="0"/>
              </w:rPr>
            </w:pPr>
            <w:r w:rsidRPr="000A0F64">
              <w:rPr>
                <w:rFonts w:eastAsia="Tahoma" w:cs="Times New Roman"/>
                <w:b w:val="0"/>
              </w:rPr>
              <w:t>Mangroves</w:t>
            </w:r>
          </w:p>
        </w:tc>
        <w:tc>
          <w:tcPr>
            <w:tcW w:w="1379" w:type="dxa"/>
            <w:tcBorders>
              <w:top w:val="single" w:sz="4" w:space="0" w:color="auto"/>
            </w:tcBorders>
          </w:tcPr>
          <w:p w14:paraId="2F8F30DB" w14:textId="0B018F16" w:rsidR="00A77116" w:rsidRPr="000A0F64" w:rsidRDefault="00A77116" w:rsidP="00A77116">
            <w:pPr>
              <w:spacing w:line="276" w:lineRule="auto"/>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w:t>
            </w:r>
          </w:p>
        </w:tc>
        <w:tc>
          <w:tcPr>
            <w:tcW w:w="0" w:type="auto"/>
            <w:tcBorders>
              <w:top w:val="single" w:sz="4" w:space="0" w:color="auto"/>
            </w:tcBorders>
          </w:tcPr>
          <w:p w14:paraId="0B84D8D2" w14:textId="06A1EE93" w:rsidR="00A77116" w:rsidRPr="000A0F64" w:rsidRDefault="00A77116" w:rsidP="00A77116">
            <w:pPr>
              <w:spacing w:line="276" w:lineRule="auto"/>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Exposure</w:t>
            </w:r>
          </w:p>
        </w:tc>
        <w:tc>
          <w:tcPr>
            <w:tcW w:w="0" w:type="auto"/>
            <w:tcBorders>
              <w:top w:val="single" w:sz="4" w:space="0" w:color="auto"/>
            </w:tcBorders>
          </w:tcPr>
          <w:p w14:paraId="23521F98" w14:textId="03205C62" w:rsidR="00A77116" w:rsidRPr="000A0F64" w:rsidRDefault="00A77116" w:rsidP="00A77116">
            <w:pPr>
              <w:spacing w:line="276" w:lineRule="auto"/>
              <w:cnfStyle w:val="000000000000" w:firstRow="0" w:lastRow="0" w:firstColumn="0" w:lastColumn="0" w:oddVBand="0" w:evenVBand="0" w:oddHBand="0" w:evenHBand="0" w:firstRowFirstColumn="0" w:firstRowLastColumn="0" w:lastRowFirstColumn="0" w:lastRowLastColumn="0"/>
              <w:rPr>
                <w:rFonts w:eastAsia="Tahoma" w:cs="Times New Roman"/>
                <w:bCs/>
              </w:rPr>
            </w:pPr>
          </w:p>
        </w:tc>
      </w:tr>
      <w:tr w:rsidR="00A77116" w:rsidRPr="000A0F64" w14:paraId="4E4BE149" w14:textId="77777777" w:rsidTr="00A77116">
        <w:tc>
          <w:tcPr>
            <w:cnfStyle w:val="001000000000" w:firstRow="0" w:lastRow="0" w:firstColumn="1" w:lastColumn="0" w:oddVBand="0" w:evenVBand="0" w:oddHBand="0" w:evenHBand="0" w:firstRowFirstColumn="0" w:firstRowLastColumn="0" w:lastRowFirstColumn="0" w:lastRowLastColumn="0"/>
            <w:tcW w:w="2235" w:type="dxa"/>
          </w:tcPr>
          <w:p w14:paraId="2B6FA1B4" w14:textId="53B5031A" w:rsidR="00A77116" w:rsidRPr="000A0F64" w:rsidRDefault="00A77116" w:rsidP="00A77116">
            <w:pPr>
              <w:spacing w:line="276" w:lineRule="auto"/>
              <w:rPr>
                <w:rFonts w:eastAsia="Tahoma" w:cs="Times New Roman"/>
                <w:b w:val="0"/>
              </w:rPr>
            </w:pPr>
            <w:r w:rsidRPr="000A0F64">
              <w:rPr>
                <w:rFonts w:eastAsia="Tahoma" w:cs="Times New Roman"/>
                <w:b w:val="0"/>
              </w:rPr>
              <w:t>Coral cover</w:t>
            </w:r>
          </w:p>
        </w:tc>
        <w:tc>
          <w:tcPr>
            <w:tcW w:w="1379" w:type="dxa"/>
          </w:tcPr>
          <w:p w14:paraId="749B474F" w14:textId="55DAFDC9" w:rsidR="00A77116" w:rsidRPr="000A0F64" w:rsidRDefault="00A77116" w:rsidP="00A77116">
            <w:pPr>
              <w:spacing w:line="276" w:lineRule="auto"/>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w:t>
            </w:r>
          </w:p>
        </w:tc>
        <w:tc>
          <w:tcPr>
            <w:tcW w:w="0" w:type="auto"/>
          </w:tcPr>
          <w:p w14:paraId="51AAC45B" w14:textId="7DD3A14D" w:rsidR="00A77116" w:rsidRPr="000A0F64" w:rsidRDefault="00A77116" w:rsidP="00A77116">
            <w:pPr>
              <w:spacing w:line="276" w:lineRule="auto"/>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Exposure</w:t>
            </w:r>
          </w:p>
        </w:tc>
        <w:tc>
          <w:tcPr>
            <w:tcW w:w="0" w:type="auto"/>
          </w:tcPr>
          <w:p w14:paraId="040BA880" w14:textId="027EB322" w:rsidR="00A77116" w:rsidRPr="000A0F64" w:rsidRDefault="00A77116" w:rsidP="00A77116">
            <w:pPr>
              <w:spacing w:line="276" w:lineRule="auto"/>
              <w:cnfStyle w:val="000000000000" w:firstRow="0" w:lastRow="0" w:firstColumn="0" w:lastColumn="0" w:oddVBand="0" w:evenVBand="0" w:oddHBand="0" w:evenHBand="0" w:firstRowFirstColumn="0" w:firstRowLastColumn="0" w:lastRowFirstColumn="0" w:lastRowLastColumn="0"/>
              <w:rPr>
                <w:rFonts w:eastAsia="Tahoma" w:cs="Times New Roman"/>
                <w:bCs/>
              </w:rPr>
            </w:pPr>
          </w:p>
        </w:tc>
      </w:tr>
      <w:tr w:rsidR="00A77116" w:rsidRPr="000A0F64" w14:paraId="68CB87B0" w14:textId="77777777" w:rsidTr="00A77116">
        <w:tc>
          <w:tcPr>
            <w:cnfStyle w:val="001000000000" w:firstRow="0" w:lastRow="0" w:firstColumn="1" w:lastColumn="0" w:oddVBand="0" w:evenVBand="0" w:oddHBand="0" w:evenHBand="0" w:firstRowFirstColumn="0" w:firstRowLastColumn="0" w:lastRowFirstColumn="0" w:lastRowLastColumn="0"/>
            <w:tcW w:w="2235" w:type="dxa"/>
          </w:tcPr>
          <w:p w14:paraId="44922611" w14:textId="384B6F8D" w:rsidR="00A77116" w:rsidRPr="000A0F64" w:rsidRDefault="00A77116" w:rsidP="00A77116">
            <w:pPr>
              <w:spacing w:line="276" w:lineRule="auto"/>
              <w:rPr>
                <w:rFonts w:eastAsia="Tahoma" w:cs="Times New Roman"/>
                <w:b w:val="0"/>
              </w:rPr>
            </w:pPr>
            <w:r w:rsidRPr="000A0F64">
              <w:rPr>
                <w:rFonts w:eastAsia="Tahoma" w:cs="Times New Roman"/>
                <w:b w:val="0"/>
              </w:rPr>
              <w:t>Crop cover</w:t>
            </w:r>
          </w:p>
        </w:tc>
        <w:tc>
          <w:tcPr>
            <w:tcW w:w="1379" w:type="dxa"/>
          </w:tcPr>
          <w:p w14:paraId="35CB3DD5" w14:textId="4D46DABB" w:rsidR="00A77116" w:rsidRPr="000A0F64" w:rsidRDefault="00A77116" w:rsidP="00A77116">
            <w:pPr>
              <w:spacing w:line="276" w:lineRule="auto"/>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w:t>
            </w:r>
          </w:p>
        </w:tc>
        <w:tc>
          <w:tcPr>
            <w:tcW w:w="0" w:type="auto"/>
          </w:tcPr>
          <w:p w14:paraId="51E80E34" w14:textId="07F25A7C" w:rsidR="00A77116" w:rsidRPr="000A0F64" w:rsidRDefault="00A77116" w:rsidP="00A77116">
            <w:pPr>
              <w:spacing w:line="276" w:lineRule="auto"/>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Exposure</w:t>
            </w:r>
          </w:p>
        </w:tc>
        <w:tc>
          <w:tcPr>
            <w:tcW w:w="0" w:type="auto"/>
          </w:tcPr>
          <w:p w14:paraId="510FDE2F" w14:textId="1F3BBDAB" w:rsidR="00A77116" w:rsidRPr="000A0F64" w:rsidRDefault="00A77116" w:rsidP="00A77116">
            <w:pPr>
              <w:spacing w:line="276" w:lineRule="auto"/>
              <w:cnfStyle w:val="000000000000" w:firstRow="0" w:lastRow="0" w:firstColumn="0" w:lastColumn="0" w:oddVBand="0" w:evenVBand="0" w:oddHBand="0" w:evenHBand="0" w:firstRowFirstColumn="0" w:firstRowLastColumn="0" w:lastRowFirstColumn="0" w:lastRowLastColumn="0"/>
              <w:rPr>
                <w:rFonts w:eastAsia="Tahoma" w:cs="Times New Roman"/>
                <w:bCs/>
              </w:rPr>
            </w:pPr>
          </w:p>
        </w:tc>
      </w:tr>
      <w:tr w:rsidR="00A77116" w:rsidRPr="000A0F64" w14:paraId="781483F9" w14:textId="77777777" w:rsidTr="00A77116">
        <w:tc>
          <w:tcPr>
            <w:cnfStyle w:val="001000000000" w:firstRow="0" w:lastRow="0" w:firstColumn="1" w:lastColumn="0" w:oddVBand="0" w:evenVBand="0" w:oddHBand="0" w:evenHBand="0" w:firstRowFirstColumn="0" w:firstRowLastColumn="0" w:lastRowFirstColumn="0" w:lastRowLastColumn="0"/>
            <w:tcW w:w="2235" w:type="dxa"/>
          </w:tcPr>
          <w:p w14:paraId="4A4192DF" w14:textId="6C8758FA" w:rsidR="00A77116" w:rsidRPr="000A0F64" w:rsidRDefault="00A77116" w:rsidP="00A77116">
            <w:pPr>
              <w:spacing w:line="276" w:lineRule="auto"/>
              <w:rPr>
                <w:rFonts w:eastAsia="Tahoma" w:cs="Times New Roman"/>
                <w:b w:val="0"/>
              </w:rPr>
            </w:pPr>
            <w:r w:rsidRPr="000A0F64">
              <w:rPr>
                <w:rFonts w:eastAsia="Tahoma" w:cs="Times New Roman"/>
                <w:b w:val="0"/>
              </w:rPr>
              <w:t>Seagrass</w:t>
            </w:r>
          </w:p>
        </w:tc>
        <w:tc>
          <w:tcPr>
            <w:tcW w:w="1379" w:type="dxa"/>
          </w:tcPr>
          <w:p w14:paraId="50AC4C27" w14:textId="324216DE" w:rsidR="00A77116" w:rsidRPr="000A0F64" w:rsidRDefault="00A77116" w:rsidP="00A77116">
            <w:pPr>
              <w:spacing w:line="276" w:lineRule="auto"/>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w:t>
            </w:r>
          </w:p>
        </w:tc>
        <w:tc>
          <w:tcPr>
            <w:tcW w:w="0" w:type="auto"/>
          </w:tcPr>
          <w:p w14:paraId="18410A50" w14:textId="10E13B9B" w:rsidR="00A77116" w:rsidRPr="000A0F64" w:rsidRDefault="00A77116" w:rsidP="00A77116">
            <w:pPr>
              <w:spacing w:line="276" w:lineRule="auto"/>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Exposure</w:t>
            </w:r>
          </w:p>
        </w:tc>
        <w:tc>
          <w:tcPr>
            <w:tcW w:w="0" w:type="auto"/>
          </w:tcPr>
          <w:p w14:paraId="7CF25785" w14:textId="4E75CCDD" w:rsidR="00A77116" w:rsidRPr="000A0F64" w:rsidRDefault="00A77116" w:rsidP="00A77116">
            <w:pPr>
              <w:spacing w:line="276" w:lineRule="auto"/>
              <w:cnfStyle w:val="000000000000" w:firstRow="0" w:lastRow="0" w:firstColumn="0" w:lastColumn="0" w:oddVBand="0" w:evenVBand="0" w:oddHBand="0" w:evenHBand="0" w:firstRowFirstColumn="0" w:firstRowLastColumn="0" w:lastRowFirstColumn="0" w:lastRowLastColumn="0"/>
              <w:rPr>
                <w:rFonts w:eastAsia="Tahoma" w:cs="Times New Roman"/>
                <w:bCs/>
              </w:rPr>
            </w:pPr>
          </w:p>
        </w:tc>
      </w:tr>
      <w:tr w:rsidR="00A77116" w:rsidRPr="000A0F64" w14:paraId="510DCB35" w14:textId="77777777" w:rsidTr="00A77116">
        <w:tc>
          <w:tcPr>
            <w:cnfStyle w:val="001000000000" w:firstRow="0" w:lastRow="0" w:firstColumn="1" w:lastColumn="0" w:oddVBand="0" w:evenVBand="0" w:oddHBand="0" w:evenHBand="0" w:firstRowFirstColumn="0" w:firstRowLastColumn="0" w:lastRowFirstColumn="0" w:lastRowLastColumn="0"/>
            <w:tcW w:w="2235" w:type="dxa"/>
          </w:tcPr>
          <w:p w14:paraId="06F4B79E" w14:textId="04881A85" w:rsidR="00A77116" w:rsidRPr="000A0F64" w:rsidRDefault="00A77116" w:rsidP="00A77116">
            <w:pPr>
              <w:spacing w:line="276" w:lineRule="auto"/>
              <w:rPr>
                <w:rFonts w:eastAsia="Tahoma" w:cs="Times New Roman"/>
                <w:b w:val="0"/>
              </w:rPr>
            </w:pPr>
            <w:proofErr w:type="spellStart"/>
            <w:r w:rsidRPr="000A0F64">
              <w:rPr>
                <w:rFonts w:eastAsia="Tahoma" w:cs="Times New Roman"/>
                <w:b w:val="0"/>
              </w:rPr>
              <w:t>FRic</w:t>
            </w:r>
            <w:proofErr w:type="spellEnd"/>
          </w:p>
        </w:tc>
        <w:tc>
          <w:tcPr>
            <w:tcW w:w="1379" w:type="dxa"/>
          </w:tcPr>
          <w:p w14:paraId="7534CFF5" w14:textId="2C7421CF" w:rsidR="00A77116" w:rsidRPr="000A0F64" w:rsidRDefault="00A77116" w:rsidP="00A77116">
            <w:pPr>
              <w:spacing w:line="276" w:lineRule="auto"/>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w:t>
            </w:r>
          </w:p>
        </w:tc>
        <w:tc>
          <w:tcPr>
            <w:tcW w:w="0" w:type="auto"/>
          </w:tcPr>
          <w:p w14:paraId="22A0CA53" w14:textId="61E6AD3F" w:rsidR="00A77116" w:rsidRPr="000A0F64" w:rsidRDefault="00A77116" w:rsidP="00A77116">
            <w:pPr>
              <w:spacing w:line="276" w:lineRule="auto"/>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Exposure</w:t>
            </w:r>
          </w:p>
        </w:tc>
        <w:tc>
          <w:tcPr>
            <w:tcW w:w="0" w:type="auto"/>
          </w:tcPr>
          <w:p w14:paraId="061AE69D" w14:textId="1235523E" w:rsidR="00A77116" w:rsidRPr="000A0F64" w:rsidRDefault="00A77116" w:rsidP="00A77116">
            <w:pPr>
              <w:spacing w:line="276" w:lineRule="auto"/>
              <w:cnfStyle w:val="000000000000" w:firstRow="0" w:lastRow="0" w:firstColumn="0" w:lastColumn="0" w:oddVBand="0" w:evenVBand="0" w:oddHBand="0" w:evenHBand="0" w:firstRowFirstColumn="0" w:firstRowLastColumn="0" w:lastRowFirstColumn="0" w:lastRowLastColumn="0"/>
              <w:rPr>
                <w:rFonts w:eastAsia="Tahoma" w:cs="Times New Roman"/>
                <w:bCs/>
              </w:rPr>
            </w:pPr>
          </w:p>
        </w:tc>
      </w:tr>
      <w:tr w:rsidR="00A77116" w:rsidRPr="000A0F64" w14:paraId="39C99289" w14:textId="77777777" w:rsidTr="00A77116">
        <w:tc>
          <w:tcPr>
            <w:cnfStyle w:val="001000000000" w:firstRow="0" w:lastRow="0" w:firstColumn="1" w:lastColumn="0" w:oddVBand="0" w:evenVBand="0" w:oddHBand="0" w:evenHBand="0" w:firstRowFirstColumn="0" w:firstRowLastColumn="0" w:lastRowFirstColumn="0" w:lastRowLastColumn="0"/>
            <w:tcW w:w="2235" w:type="dxa"/>
          </w:tcPr>
          <w:p w14:paraId="4DEE6131" w14:textId="3453B4DB" w:rsidR="00A77116" w:rsidRPr="000A0F64" w:rsidRDefault="00A77116" w:rsidP="00A77116">
            <w:pPr>
              <w:spacing w:line="276" w:lineRule="auto"/>
              <w:rPr>
                <w:rFonts w:eastAsia="Tahoma" w:cs="Times New Roman"/>
                <w:b w:val="0"/>
              </w:rPr>
            </w:pPr>
            <w:proofErr w:type="spellStart"/>
            <w:r w:rsidRPr="000A0F64">
              <w:rPr>
                <w:rFonts w:eastAsia="Tahoma" w:cs="Times New Roman"/>
                <w:b w:val="0"/>
              </w:rPr>
              <w:t>FEve</w:t>
            </w:r>
            <w:proofErr w:type="spellEnd"/>
          </w:p>
        </w:tc>
        <w:tc>
          <w:tcPr>
            <w:tcW w:w="1379" w:type="dxa"/>
          </w:tcPr>
          <w:p w14:paraId="4D1361FA" w14:textId="7E41CFE5" w:rsidR="00A77116" w:rsidRPr="000A0F64" w:rsidRDefault="00A77116" w:rsidP="00A77116">
            <w:pPr>
              <w:spacing w:line="276" w:lineRule="auto"/>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w:t>
            </w:r>
          </w:p>
        </w:tc>
        <w:tc>
          <w:tcPr>
            <w:tcW w:w="0" w:type="auto"/>
          </w:tcPr>
          <w:p w14:paraId="7BA2911A" w14:textId="090E1FD4" w:rsidR="00A77116" w:rsidRPr="000A0F64" w:rsidRDefault="00A77116" w:rsidP="00A77116">
            <w:pPr>
              <w:spacing w:line="276" w:lineRule="auto"/>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Exposure</w:t>
            </w:r>
          </w:p>
        </w:tc>
        <w:tc>
          <w:tcPr>
            <w:tcW w:w="0" w:type="auto"/>
          </w:tcPr>
          <w:p w14:paraId="26A5981F" w14:textId="77777777" w:rsidR="00A77116" w:rsidRPr="000A0F64" w:rsidRDefault="00A77116" w:rsidP="00A77116">
            <w:pPr>
              <w:spacing w:line="276" w:lineRule="auto"/>
              <w:cnfStyle w:val="000000000000" w:firstRow="0" w:lastRow="0" w:firstColumn="0" w:lastColumn="0" w:oddVBand="0" w:evenVBand="0" w:oddHBand="0" w:evenHBand="0" w:firstRowFirstColumn="0" w:firstRowLastColumn="0" w:lastRowFirstColumn="0" w:lastRowLastColumn="0"/>
              <w:rPr>
                <w:rFonts w:eastAsia="Tahoma" w:cs="Times New Roman"/>
                <w:bCs/>
              </w:rPr>
            </w:pPr>
          </w:p>
        </w:tc>
      </w:tr>
      <w:tr w:rsidR="00A77116" w:rsidRPr="000A0F64" w14:paraId="3A678F06" w14:textId="77777777" w:rsidTr="00A77116">
        <w:tc>
          <w:tcPr>
            <w:cnfStyle w:val="001000000000" w:firstRow="0" w:lastRow="0" w:firstColumn="1" w:lastColumn="0" w:oddVBand="0" w:evenVBand="0" w:oddHBand="0" w:evenHBand="0" w:firstRowFirstColumn="0" w:firstRowLastColumn="0" w:lastRowFirstColumn="0" w:lastRowLastColumn="0"/>
            <w:tcW w:w="2235" w:type="dxa"/>
          </w:tcPr>
          <w:p w14:paraId="4AF46472" w14:textId="549BE404" w:rsidR="00A77116" w:rsidRPr="000A0F64" w:rsidRDefault="00A77116" w:rsidP="00A77116">
            <w:pPr>
              <w:spacing w:line="276" w:lineRule="auto"/>
              <w:rPr>
                <w:rFonts w:eastAsia="Tahoma" w:cs="Times New Roman"/>
                <w:b w:val="0"/>
              </w:rPr>
            </w:pPr>
            <w:proofErr w:type="spellStart"/>
            <w:r w:rsidRPr="000A0F64">
              <w:rPr>
                <w:rFonts w:eastAsia="Tahoma" w:cs="Times New Roman"/>
                <w:b w:val="0"/>
              </w:rPr>
              <w:t>FDiv</w:t>
            </w:r>
            <w:proofErr w:type="spellEnd"/>
          </w:p>
        </w:tc>
        <w:tc>
          <w:tcPr>
            <w:tcW w:w="1379" w:type="dxa"/>
          </w:tcPr>
          <w:p w14:paraId="1CBE4760" w14:textId="3DD19242" w:rsidR="00A77116" w:rsidRPr="000A0F64" w:rsidRDefault="00A77116" w:rsidP="00A77116">
            <w:pPr>
              <w:spacing w:line="276" w:lineRule="auto"/>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w:t>
            </w:r>
          </w:p>
        </w:tc>
        <w:tc>
          <w:tcPr>
            <w:tcW w:w="0" w:type="auto"/>
          </w:tcPr>
          <w:p w14:paraId="4AC4FF2C" w14:textId="6CBF0F83" w:rsidR="00A77116" w:rsidRPr="000A0F64" w:rsidRDefault="00A77116" w:rsidP="00A77116">
            <w:pPr>
              <w:spacing w:line="276" w:lineRule="auto"/>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Exposure</w:t>
            </w:r>
          </w:p>
        </w:tc>
        <w:tc>
          <w:tcPr>
            <w:tcW w:w="0" w:type="auto"/>
          </w:tcPr>
          <w:p w14:paraId="027E17E6" w14:textId="77777777" w:rsidR="00A77116" w:rsidRPr="000A0F64" w:rsidRDefault="00A77116" w:rsidP="00A77116">
            <w:pPr>
              <w:spacing w:line="276" w:lineRule="auto"/>
              <w:cnfStyle w:val="000000000000" w:firstRow="0" w:lastRow="0" w:firstColumn="0" w:lastColumn="0" w:oddVBand="0" w:evenVBand="0" w:oddHBand="0" w:evenHBand="0" w:firstRowFirstColumn="0" w:firstRowLastColumn="0" w:lastRowFirstColumn="0" w:lastRowLastColumn="0"/>
              <w:rPr>
                <w:rFonts w:eastAsia="Tahoma" w:cs="Times New Roman"/>
                <w:bCs/>
              </w:rPr>
            </w:pPr>
          </w:p>
        </w:tc>
      </w:tr>
      <w:tr w:rsidR="00A77116" w:rsidRPr="000A0F64" w14:paraId="674C5ECF" w14:textId="77777777" w:rsidTr="00A77116">
        <w:tc>
          <w:tcPr>
            <w:cnfStyle w:val="001000000000" w:firstRow="0" w:lastRow="0" w:firstColumn="1" w:lastColumn="0" w:oddVBand="0" w:evenVBand="0" w:oddHBand="0" w:evenHBand="0" w:firstRowFirstColumn="0" w:firstRowLastColumn="0" w:lastRowFirstColumn="0" w:lastRowLastColumn="0"/>
            <w:tcW w:w="2235" w:type="dxa"/>
          </w:tcPr>
          <w:p w14:paraId="44186BD2" w14:textId="126C328D" w:rsidR="00A77116" w:rsidRPr="000A0F64" w:rsidRDefault="00A77116" w:rsidP="00A77116">
            <w:pPr>
              <w:spacing w:line="276" w:lineRule="auto"/>
              <w:rPr>
                <w:rFonts w:eastAsia="Tahoma" w:cs="Times New Roman"/>
                <w:b w:val="0"/>
              </w:rPr>
            </w:pPr>
            <w:proofErr w:type="spellStart"/>
            <w:r w:rsidRPr="000A0F64">
              <w:rPr>
                <w:rFonts w:eastAsia="Tahoma" w:cs="Times New Roman"/>
                <w:b w:val="0"/>
              </w:rPr>
              <w:t>Nb_sp</w:t>
            </w:r>
            <w:proofErr w:type="spellEnd"/>
          </w:p>
        </w:tc>
        <w:tc>
          <w:tcPr>
            <w:tcW w:w="1379" w:type="dxa"/>
          </w:tcPr>
          <w:p w14:paraId="77ED3924" w14:textId="2BE4B071" w:rsidR="00A77116" w:rsidRPr="000A0F64" w:rsidRDefault="00A77116" w:rsidP="00A77116">
            <w:pPr>
              <w:spacing w:line="276" w:lineRule="auto"/>
              <w:cnfStyle w:val="000000000000" w:firstRow="0" w:lastRow="0" w:firstColumn="0" w:lastColumn="0" w:oddVBand="0" w:evenVBand="0" w:oddHBand="0" w:evenHBand="0" w:firstRowFirstColumn="0" w:firstRowLastColumn="0" w:lastRowFirstColumn="0" w:lastRowLastColumn="0"/>
              <w:rPr>
                <w:rFonts w:eastAsia="Tahoma" w:cs="Times New Roman"/>
                <w:b/>
              </w:rPr>
            </w:pPr>
            <w:r w:rsidRPr="000A0F64">
              <w:rPr>
                <w:rFonts w:eastAsia="Tahoma" w:cs="Times New Roman"/>
                <w:b/>
              </w:rPr>
              <w:t>-</w:t>
            </w:r>
          </w:p>
        </w:tc>
        <w:tc>
          <w:tcPr>
            <w:tcW w:w="0" w:type="auto"/>
          </w:tcPr>
          <w:p w14:paraId="62B622D2" w14:textId="3FB87B55" w:rsidR="00A77116" w:rsidRPr="000A0F64" w:rsidRDefault="00A77116" w:rsidP="00A77116">
            <w:pPr>
              <w:spacing w:line="276" w:lineRule="auto"/>
              <w:cnfStyle w:val="000000000000" w:firstRow="0" w:lastRow="0" w:firstColumn="0" w:lastColumn="0" w:oddVBand="0" w:evenVBand="0" w:oddHBand="0" w:evenHBand="0" w:firstRowFirstColumn="0" w:firstRowLastColumn="0" w:lastRowFirstColumn="0" w:lastRowLastColumn="0"/>
              <w:rPr>
                <w:rFonts w:eastAsia="Tahoma" w:cs="Times New Roman"/>
                <w:bCs/>
              </w:rPr>
            </w:pPr>
            <w:r w:rsidRPr="000A0F64">
              <w:rPr>
                <w:rFonts w:eastAsia="Tahoma" w:cs="Times New Roman"/>
                <w:bCs/>
              </w:rPr>
              <w:t>Exposure</w:t>
            </w:r>
          </w:p>
        </w:tc>
        <w:tc>
          <w:tcPr>
            <w:tcW w:w="0" w:type="auto"/>
          </w:tcPr>
          <w:p w14:paraId="0062BF2A" w14:textId="77777777" w:rsidR="00A77116" w:rsidRPr="000A0F64" w:rsidRDefault="00A77116" w:rsidP="00A77116">
            <w:pPr>
              <w:spacing w:line="276" w:lineRule="auto"/>
              <w:cnfStyle w:val="000000000000" w:firstRow="0" w:lastRow="0" w:firstColumn="0" w:lastColumn="0" w:oddVBand="0" w:evenVBand="0" w:oddHBand="0" w:evenHBand="0" w:firstRowFirstColumn="0" w:firstRowLastColumn="0" w:lastRowFirstColumn="0" w:lastRowLastColumn="0"/>
              <w:rPr>
                <w:rFonts w:eastAsia="Tahoma" w:cs="Times New Roman"/>
                <w:bCs/>
              </w:rPr>
            </w:pPr>
          </w:p>
        </w:tc>
      </w:tr>
    </w:tbl>
    <w:p w14:paraId="408989BA" w14:textId="77777777" w:rsidR="004C312E" w:rsidRPr="000A0F64" w:rsidRDefault="004C312E" w:rsidP="003F2588">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highlight w:val="yellow"/>
        </w:rPr>
      </w:pPr>
    </w:p>
    <w:p w14:paraId="73737D50" w14:textId="77777777" w:rsidR="004C312E" w:rsidRPr="000A0F64" w:rsidRDefault="004C312E" w:rsidP="003F2588">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highlight w:val="yellow"/>
        </w:rPr>
      </w:pPr>
    </w:p>
    <w:p w14:paraId="42058784" w14:textId="692C9F9B" w:rsidR="007B2839" w:rsidRPr="000A0F64" w:rsidRDefault="007B2839" w:rsidP="003F2588">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highlight w:val="yellow"/>
        </w:rPr>
      </w:pPr>
    </w:p>
    <w:p w14:paraId="7AF8C2CC" w14:textId="77777777" w:rsidR="007B2839" w:rsidRPr="000A0F64" w:rsidRDefault="007B2839" w:rsidP="003F2588">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highlight w:val="yellow"/>
        </w:rPr>
        <w:sectPr w:rsidR="007B2839" w:rsidRPr="000A0F64" w:rsidSect="007B2839">
          <w:pgSz w:w="16838" w:h="11906" w:orient="landscape"/>
          <w:pgMar w:top="1440" w:right="1440" w:bottom="1440" w:left="1440" w:header="708" w:footer="708" w:gutter="0"/>
          <w:cols w:space="708"/>
          <w:docGrid w:linePitch="360"/>
        </w:sectPr>
      </w:pPr>
    </w:p>
    <w:p w14:paraId="6FF3E72E" w14:textId="77777777" w:rsidR="007B2839" w:rsidRPr="000A0F64" w:rsidRDefault="007B2839" w:rsidP="003F2588">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highlight w:val="yellow"/>
        </w:rPr>
      </w:pPr>
    </w:p>
    <w:p w14:paraId="1FB508CB" w14:textId="77777777" w:rsidR="005513B0" w:rsidRPr="000A0F64" w:rsidRDefault="005513B0" w:rsidP="003F2588">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highlight w:val="yellow"/>
        </w:rPr>
      </w:pPr>
    </w:p>
    <w:p w14:paraId="7F1F136E" w14:textId="407D9FCF" w:rsidR="005513B0" w:rsidRPr="000A0F64" w:rsidRDefault="005513B0" w:rsidP="003F2588">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highlight w:val="yellow"/>
        </w:rPr>
      </w:pPr>
      <w:r w:rsidRPr="000A0F64">
        <w:rPr>
          <w:rFonts w:cs="Times New Roman"/>
          <w:noProof/>
        </w:rPr>
        <w:drawing>
          <wp:inline distT="0" distB="0" distL="0" distR="0" wp14:anchorId="133A341B" wp14:editId="473927C1">
            <wp:extent cx="5731510" cy="3121025"/>
            <wp:effectExtent l="0" t="0" r="0" b="0"/>
            <wp:docPr id="2"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radar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121025"/>
                    </a:xfrm>
                    <a:prstGeom prst="rect">
                      <a:avLst/>
                    </a:prstGeom>
                    <a:noFill/>
                    <a:ln>
                      <a:noFill/>
                    </a:ln>
                  </pic:spPr>
                </pic:pic>
              </a:graphicData>
            </a:graphic>
          </wp:inline>
        </w:drawing>
      </w:r>
    </w:p>
    <w:p w14:paraId="2F70CB29" w14:textId="1D54487D" w:rsidR="00B47E43" w:rsidRDefault="005513B0" w:rsidP="003F2588">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highlight w:val="yellow"/>
        </w:rPr>
      </w:pPr>
      <w:r w:rsidRPr="000A0F64">
        <w:rPr>
          <w:rFonts w:eastAsia="Tahoma" w:cs="Times New Roman"/>
          <w:b/>
          <w:highlight w:val="yellow"/>
        </w:rPr>
        <w:t xml:space="preserve">Fig. </w:t>
      </w:r>
      <w:proofErr w:type="spellStart"/>
      <w:r w:rsidRPr="000A0F64">
        <w:rPr>
          <w:rFonts w:eastAsia="Tahoma" w:cs="Times New Roman"/>
          <w:b/>
          <w:highlight w:val="yellow"/>
        </w:rPr>
        <w:t>Sx</w:t>
      </w:r>
      <w:proofErr w:type="spellEnd"/>
      <w:r w:rsidRPr="000A0F64">
        <w:rPr>
          <w:rFonts w:eastAsia="Tahoma" w:cs="Times New Roman"/>
          <w:b/>
          <w:highlight w:val="yellow"/>
        </w:rPr>
        <w:t xml:space="preserve">. </w:t>
      </w:r>
      <w:r w:rsidRPr="000A0F64">
        <w:rPr>
          <w:rFonts w:eastAsia="Tahoma" w:cs="Times New Roman"/>
          <w:bCs/>
          <w:highlight w:val="yellow"/>
        </w:rPr>
        <w:t>Relative importance of adaptive capacity and sensitivity domains</w:t>
      </w:r>
      <w:r w:rsidR="004517BE" w:rsidRPr="000A0F64">
        <w:rPr>
          <w:rFonts w:eastAsia="Tahoma" w:cs="Times New Roman"/>
          <w:bCs/>
          <w:highlight w:val="yellow"/>
        </w:rPr>
        <w:t>.</w:t>
      </w:r>
      <w:r w:rsidR="00B47E43">
        <w:rPr>
          <w:rFonts w:eastAsia="Tahoma" w:cs="Times New Roman"/>
          <w:bCs/>
          <w:highlight w:val="yellow"/>
        </w:rPr>
        <w:br w:type="page"/>
      </w:r>
    </w:p>
    <w:p w14:paraId="456D9443" w14:textId="77777777" w:rsidR="00AE24EB" w:rsidRPr="000A0F64" w:rsidRDefault="00AE24EB" w:rsidP="003F2588">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highlight w:val="yellow"/>
        </w:rPr>
      </w:pPr>
    </w:p>
    <w:p w14:paraId="14B3DD63" w14:textId="41C7979A" w:rsidR="00FA69A3" w:rsidRPr="000A0F64" w:rsidDel="00FA69A3" w:rsidRDefault="00FA69A3" w:rsidP="003F2588">
      <w:pPr>
        <w:pBdr>
          <w:top w:val="none" w:sz="0" w:space="0" w:color="D9D9E3"/>
          <w:left w:val="none" w:sz="0" w:space="0" w:color="D9D9E3"/>
          <w:bottom w:val="none" w:sz="0" w:space="0" w:color="D9D9E3"/>
          <w:right w:val="none" w:sz="0" w:space="0" w:color="D9D9E3"/>
          <w:between w:val="none" w:sz="0" w:space="0" w:color="D9D9E3"/>
        </w:pBdr>
        <w:spacing w:line="360" w:lineRule="auto"/>
        <w:rPr>
          <w:del w:id="326" w:author="DrEFA" w:date="2023-05-13T12:21:00Z"/>
          <w:rFonts w:eastAsia="Tahoma" w:cs="Times New Roman"/>
          <w:bCs/>
          <w:highlight w:val="yellow"/>
        </w:rPr>
      </w:pPr>
    </w:p>
    <w:p w14:paraId="020DA25A" w14:textId="77777777" w:rsidR="00AE24EB" w:rsidRPr="000A0F64" w:rsidRDefault="00AE24EB" w:rsidP="003F2588">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highlight w:val="yellow"/>
        </w:rPr>
      </w:pPr>
    </w:p>
    <w:p w14:paraId="44E2B9E1" w14:textId="52571B05" w:rsidR="006024DE" w:rsidRPr="000A0F64" w:rsidRDefault="006024DE" w:rsidP="006024DE">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rPr>
      </w:pPr>
    </w:p>
    <w:p w14:paraId="4901D8A3" w14:textId="1A4E2888" w:rsidR="006024DE" w:rsidRPr="000A0F64" w:rsidRDefault="006024DE" w:rsidP="005513B0">
      <w:pPr>
        <w:spacing w:line="360" w:lineRule="auto"/>
        <w:jc w:val="center"/>
        <w:rPr>
          <w:rFonts w:eastAsia="Tahoma" w:cs="Times New Roman"/>
          <w:bCs/>
        </w:rPr>
      </w:pPr>
      <w:r w:rsidRPr="000A0F64">
        <w:rPr>
          <w:rFonts w:eastAsia="Tahoma" w:cs="Times New Roman"/>
          <w:bCs/>
          <w:highlight w:val="yellow"/>
        </w:rPr>
        <w:br w:type="page"/>
      </w:r>
    </w:p>
    <w:p w14:paraId="66E0AE45" w14:textId="77777777" w:rsidR="00900AEA" w:rsidRPr="000A0F64" w:rsidRDefault="00900AEA" w:rsidP="006024DE">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rPr>
      </w:pPr>
    </w:p>
    <w:p w14:paraId="76B27878" w14:textId="3E894C88" w:rsidR="00895A4A" w:rsidRPr="000A0F64" w:rsidRDefault="003A6741" w:rsidP="003C7E3B">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rPr>
      </w:pPr>
      <w:r w:rsidRPr="000A0F64">
        <w:rPr>
          <w:rFonts w:cs="Times New Roman"/>
          <w:noProof/>
        </w:rPr>
        <w:drawing>
          <wp:inline distT="0" distB="0" distL="0" distR="0" wp14:anchorId="37CCE938" wp14:editId="75E727D2">
            <wp:extent cx="5731510" cy="5266055"/>
            <wp:effectExtent l="0" t="0" r="0" b="0"/>
            <wp:docPr id="5" name="Picture 5"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timeline&#10;&#10;Description automatically generated"/>
                    <pic:cNvPicPr/>
                  </pic:nvPicPr>
                  <pic:blipFill>
                    <a:blip r:embed="rId21"/>
                    <a:stretch>
                      <a:fillRect/>
                    </a:stretch>
                  </pic:blipFill>
                  <pic:spPr>
                    <a:xfrm>
                      <a:off x="0" y="0"/>
                      <a:ext cx="5731510" cy="5266055"/>
                    </a:xfrm>
                    <a:prstGeom prst="rect">
                      <a:avLst/>
                    </a:prstGeom>
                  </pic:spPr>
                </pic:pic>
              </a:graphicData>
            </a:graphic>
          </wp:inline>
        </w:drawing>
      </w:r>
    </w:p>
    <w:p w14:paraId="2858C0A0" w14:textId="77777777" w:rsidR="00FC4E3A" w:rsidRPr="000A0F64" w:rsidRDefault="00FC4E3A" w:rsidP="003F2588">
      <w:pPr>
        <w:pBdr>
          <w:top w:val="none" w:sz="0" w:space="0" w:color="D9D9E3"/>
          <w:left w:val="none" w:sz="0" w:space="0" w:color="D9D9E3"/>
          <w:bottom w:val="none" w:sz="0" w:space="0" w:color="D9D9E3"/>
          <w:right w:val="none" w:sz="0" w:space="0" w:color="D9D9E3"/>
          <w:between w:val="none" w:sz="0" w:space="0" w:color="D9D9E3"/>
        </w:pBdr>
        <w:spacing w:line="360" w:lineRule="auto"/>
        <w:jc w:val="center"/>
        <w:rPr>
          <w:rFonts w:eastAsia="Tahoma" w:cs="Times New Roman"/>
          <w:b/>
        </w:rPr>
        <w:sectPr w:rsidR="00FC4E3A" w:rsidRPr="000A0F64" w:rsidSect="00D9160A">
          <w:pgSz w:w="11906" w:h="16838"/>
          <w:pgMar w:top="1440" w:right="1440" w:bottom="1440" w:left="1440" w:header="708" w:footer="708" w:gutter="0"/>
          <w:cols w:space="708"/>
          <w:docGrid w:linePitch="360"/>
        </w:sectPr>
      </w:pPr>
    </w:p>
    <w:p w14:paraId="6FE272FE" w14:textId="77777777" w:rsidR="00FC4E3A" w:rsidRPr="000A0F64" w:rsidRDefault="00FC4E3A" w:rsidP="003F2588">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rPr>
      </w:pPr>
      <w:commentRangeStart w:id="327"/>
      <w:r w:rsidRPr="000A0F64">
        <w:rPr>
          <w:rFonts w:eastAsia="Tahoma" w:cs="Times New Roman"/>
          <w:b/>
        </w:rPr>
        <w:lastRenderedPageBreak/>
        <w:t>Variables</w:t>
      </w:r>
      <w:commentRangeEnd w:id="327"/>
      <w:r w:rsidR="000944A9" w:rsidRPr="000A0F64">
        <w:rPr>
          <w:rStyle w:val="CommentReference"/>
          <w:rFonts w:cs="Times New Roman"/>
          <w:sz w:val="22"/>
          <w:szCs w:val="22"/>
        </w:rPr>
        <w:commentReference w:id="327"/>
      </w:r>
    </w:p>
    <w:tbl>
      <w:tblPr>
        <w:tblStyle w:val="ListTable6Colourful"/>
        <w:tblW w:w="0" w:type="auto"/>
        <w:jc w:val="center"/>
        <w:tblLook w:val="0620" w:firstRow="1" w:lastRow="0" w:firstColumn="0" w:lastColumn="0" w:noHBand="1" w:noVBand="1"/>
      </w:tblPr>
      <w:tblGrid>
        <w:gridCol w:w="222"/>
        <w:gridCol w:w="3313"/>
        <w:gridCol w:w="1426"/>
        <w:gridCol w:w="1207"/>
        <w:gridCol w:w="717"/>
        <w:gridCol w:w="7073"/>
      </w:tblGrid>
      <w:tr w:rsidR="00FC4E3A" w:rsidRPr="000A0F64" w14:paraId="66169624" w14:textId="77777777" w:rsidTr="00174B5E">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gridSpan w:val="2"/>
            <w:hideMark/>
          </w:tcPr>
          <w:p w14:paraId="5D62754E"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lang w:val="en-AU"/>
              </w:rPr>
            </w:pPr>
            <w:commentRangeStart w:id="328"/>
            <w:r w:rsidRPr="000A0F64">
              <w:rPr>
                <w:rFonts w:eastAsia="Tahoma" w:cs="Times New Roman"/>
                <w:lang w:val="en-AU"/>
              </w:rPr>
              <w:t>Proposed variables</w:t>
            </w:r>
            <w:commentRangeEnd w:id="328"/>
            <w:r w:rsidRPr="000A0F64">
              <w:rPr>
                <w:rStyle w:val="CommentReference"/>
                <w:rFonts w:cs="Times New Roman"/>
                <w:b w:val="0"/>
                <w:bCs w:val="0"/>
                <w:color w:val="auto"/>
                <w:sz w:val="22"/>
                <w:szCs w:val="22"/>
              </w:rPr>
              <w:commentReference w:id="328"/>
            </w:r>
          </w:p>
        </w:tc>
        <w:tc>
          <w:tcPr>
            <w:tcW w:w="0" w:type="auto"/>
          </w:tcPr>
          <w:p w14:paraId="253B1511"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lang w:val="en-AU"/>
              </w:rPr>
            </w:pPr>
            <w:r w:rsidRPr="000A0F64">
              <w:rPr>
                <w:rFonts w:eastAsia="Tahoma" w:cs="Times New Roman"/>
                <w:lang w:val="en-AU"/>
              </w:rPr>
              <w:t>Class</w:t>
            </w:r>
          </w:p>
        </w:tc>
        <w:tc>
          <w:tcPr>
            <w:tcW w:w="0" w:type="auto"/>
          </w:tcPr>
          <w:p w14:paraId="66A3FDF2"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lang w:val="en-AU"/>
              </w:rPr>
            </w:pPr>
            <w:r w:rsidRPr="000A0F64">
              <w:rPr>
                <w:rFonts w:eastAsia="Tahoma" w:cs="Times New Roman"/>
                <w:lang w:val="en-AU"/>
              </w:rPr>
              <w:t>System impacted</w:t>
            </w:r>
          </w:p>
        </w:tc>
        <w:tc>
          <w:tcPr>
            <w:tcW w:w="0" w:type="auto"/>
          </w:tcPr>
          <w:p w14:paraId="3C5225C6"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jc w:val="center"/>
              <w:rPr>
                <w:rFonts w:eastAsia="Tahoma" w:cs="Times New Roman"/>
                <w:lang w:val="en-AU"/>
              </w:rPr>
            </w:pPr>
            <w:r w:rsidRPr="000A0F64">
              <w:rPr>
                <w:rFonts w:eastAsia="Tahoma" w:cs="Times New Roman"/>
                <w:lang w:val="en-AU"/>
              </w:rPr>
              <w:t>Scale</w:t>
            </w:r>
          </w:p>
        </w:tc>
        <w:tc>
          <w:tcPr>
            <w:tcW w:w="0" w:type="auto"/>
          </w:tcPr>
          <w:p w14:paraId="367FF63F"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lang w:val="en-AU"/>
              </w:rPr>
            </w:pPr>
            <w:commentRangeStart w:id="329"/>
            <w:r w:rsidRPr="000A0F64">
              <w:rPr>
                <w:rFonts w:eastAsia="Tahoma" w:cs="Times New Roman"/>
                <w:lang w:val="en-AU"/>
              </w:rPr>
              <w:t>Rational</w:t>
            </w:r>
            <w:commentRangeEnd w:id="329"/>
            <w:r w:rsidRPr="000A0F64">
              <w:rPr>
                <w:rStyle w:val="CommentReference"/>
                <w:rFonts w:cs="Times New Roman"/>
                <w:b w:val="0"/>
                <w:bCs w:val="0"/>
                <w:color w:val="auto"/>
                <w:sz w:val="22"/>
                <w:szCs w:val="22"/>
              </w:rPr>
              <w:commentReference w:id="329"/>
            </w:r>
          </w:p>
        </w:tc>
      </w:tr>
      <w:tr w:rsidR="00FC4E3A" w:rsidRPr="000A0F64" w14:paraId="31A87C1B" w14:textId="77777777" w:rsidTr="00E43F0C">
        <w:trPr>
          <w:trHeight w:val="20"/>
          <w:jc w:val="center"/>
        </w:trPr>
        <w:tc>
          <w:tcPr>
            <w:tcW w:w="0" w:type="auto"/>
            <w:gridSpan w:val="2"/>
            <w:hideMark/>
          </w:tcPr>
          <w:p w14:paraId="0B8AD952"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
                <w:lang w:val="en-AU"/>
              </w:rPr>
            </w:pPr>
            <w:r w:rsidRPr="000A0F64">
              <w:rPr>
                <w:rFonts w:eastAsia="Tahoma" w:cs="Times New Roman"/>
                <w:b/>
                <w:bCs/>
                <w:lang w:val="en-AU"/>
              </w:rPr>
              <w:t>1. Hazard</w:t>
            </w:r>
          </w:p>
        </w:tc>
        <w:tc>
          <w:tcPr>
            <w:tcW w:w="0" w:type="auto"/>
          </w:tcPr>
          <w:p w14:paraId="68BFC407"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
                <w:bCs/>
                <w:lang w:val="en-AU"/>
              </w:rPr>
            </w:pPr>
          </w:p>
        </w:tc>
        <w:tc>
          <w:tcPr>
            <w:tcW w:w="0" w:type="auto"/>
          </w:tcPr>
          <w:p w14:paraId="1FD024F3"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
                <w:bCs/>
                <w:lang w:val="en-AU"/>
              </w:rPr>
            </w:pPr>
          </w:p>
        </w:tc>
        <w:tc>
          <w:tcPr>
            <w:tcW w:w="0" w:type="auto"/>
            <w:tcBorders>
              <w:bottom w:val="nil"/>
            </w:tcBorders>
          </w:tcPr>
          <w:p w14:paraId="0F26410B"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jc w:val="center"/>
              <w:rPr>
                <w:rFonts w:eastAsia="Tahoma" w:cs="Times New Roman"/>
                <w:b/>
                <w:bCs/>
                <w:lang w:val="en-AU"/>
              </w:rPr>
            </w:pPr>
          </w:p>
        </w:tc>
        <w:tc>
          <w:tcPr>
            <w:tcW w:w="0" w:type="auto"/>
            <w:tcBorders>
              <w:bottom w:val="nil"/>
            </w:tcBorders>
          </w:tcPr>
          <w:p w14:paraId="4999F067" w14:textId="77777777" w:rsidR="00FC4E3A" w:rsidRPr="000A0F64" w:rsidRDefault="00FC4E3A" w:rsidP="00E43F0C">
            <w:pPr>
              <w:rPr>
                <w:rFonts w:eastAsia="Tahoma" w:cs="Times New Roman"/>
                <w:b/>
                <w:bCs/>
                <w:lang w:val="en-AU"/>
              </w:rPr>
            </w:pPr>
          </w:p>
        </w:tc>
      </w:tr>
      <w:tr w:rsidR="00FC4E3A" w:rsidRPr="000A0F64" w14:paraId="2FC792CA" w14:textId="77777777" w:rsidTr="00E43F0C">
        <w:trPr>
          <w:trHeight w:val="20"/>
          <w:jc w:val="center"/>
        </w:trPr>
        <w:tc>
          <w:tcPr>
            <w:tcW w:w="0" w:type="auto"/>
            <w:hideMark/>
          </w:tcPr>
          <w:p w14:paraId="27ADE5BC"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
                <w:lang w:val="en-AU"/>
              </w:rPr>
            </w:pPr>
          </w:p>
        </w:tc>
        <w:tc>
          <w:tcPr>
            <w:tcW w:w="0" w:type="auto"/>
            <w:hideMark/>
          </w:tcPr>
          <w:p w14:paraId="5553338A" w14:textId="77777777" w:rsidR="00FC4E3A" w:rsidRPr="000A0F64" w:rsidRDefault="00FC4E3A" w:rsidP="00006C54">
            <w:pPr>
              <w:pStyle w:val="ListParagraph"/>
              <w:numPr>
                <w:ilvl w:val="0"/>
                <w:numId w:val="10"/>
              </w:numPr>
              <w:pBdr>
                <w:top w:val="none" w:sz="0" w:space="0" w:color="D9D9E3"/>
                <w:left w:val="none" w:sz="0" w:space="0" w:color="D9D9E3"/>
                <w:bottom w:val="none" w:sz="0" w:space="0" w:color="D9D9E3"/>
                <w:right w:val="none" w:sz="0" w:space="0" w:color="D9D9E3"/>
                <w:between w:val="none" w:sz="0" w:space="0" w:color="D9D9E3"/>
              </w:pBdr>
              <w:ind w:left="685"/>
              <w:rPr>
                <w:rFonts w:eastAsia="Tahoma" w:cs="Times New Roman"/>
                <w:bCs/>
                <w:i/>
                <w:iCs/>
                <w:highlight w:val="yellow"/>
                <w:lang w:val="en-AU"/>
              </w:rPr>
            </w:pPr>
            <w:r w:rsidRPr="000A0F64">
              <w:rPr>
                <w:rFonts w:eastAsia="Tahoma" w:cs="Times New Roman"/>
                <w:bCs/>
                <w:i/>
                <w:iCs/>
                <w:highlight w:val="yellow"/>
                <w:lang w:val="en-AU"/>
              </w:rPr>
              <w:t>Compound hot-dry events</w:t>
            </w:r>
            <w:r w:rsidR="00E24C8B" w:rsidRPr="000A0F64">
              <w:rPr>
                <w:rFonts w:eastAsia="Tahoma" w:cs="Times New Roman"/>
                <w:bCs/>
                <w:i/>
                <w:iCs/>
                <w:highlight w:val="yellow"/>
                <w:lang w:val="en-AU"/>
              </w:rPr>
              <w:t xml:space="preserve"> (Extreme heatwaves vs </w:t>
            </w:r>
            <w:r w:rsidR="00E43F0C" w:rsidRPr="000A0F64">
              <w:rPr>
                <w:rFonts w:eastAsia="Tahoma" w:cs="Times New Roman"/>
                <w:bCs/>
                <w:i/>
                <w:iCs/>
                <w:highlight w:val="yellow"/>
                <w:lang w:val="en-AU"/>
              </w:rPr>
              <w:t>d</w:t>
            </w:r>
            <w:r w:rsidR="00E24C8B" w:rsidRPr="000A0F64">
              <w:rPr>
                <w:rFonts w:eastAsia="Tahoma" w:cs="Times New Roman"/>
                <w:bCs/>
                <w:i/>
                <w:iCs/>
                <w:highlight w:val="yellow"/>
                <w:lang w:val="en-AU"/>
              </w:rPr>
              <w:t>rought events)</w:t>
            </w:r>
          </w:p>
        </w:tc>
        <w:tc>
          <w:tcPr>
            <w:tcW w:w="0" w:type="auto"/>
          </w:tcPr>
          <w:p w14:paraId="73ED1197"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r w:rsidRPr="000A0F64">
              <w:rPr>
                <w:rFonts w:eastAsia="Tahoma" w:cs="Times New Roman"/>
                <w:bCs/>
                <w:lang w:val="en-AU"/>
              </w:rPr>
              <w:t>Acute/Abrupt</w:t>
            </w:r>
          </w:p>
        </w:tc>
        <w:tc>
          <w:tcPr>
            <w:tcW w:w="0" w:type="auto"/>
          </w:tcPr>
          <w:p w14:paraId="68C8D39A"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c>
          <w:tcPr>
            <w:tcW w:w="0" w:type="auto"/>
            <w:tcBorders>
              <w:top w:val="nil"/>
              <w:bottom w:val="nil"/>
            </w:tcBorders>
          </w:tcPr>
          <w:p w14:paraId="7B6A9D9F"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jc w:val="center"/>
              <w:rPr>
                <w:rFonts w:eastAsia="Tahoma" w:cs="Times New Roman"/>
                <w:bCs/>
                <w:lang w:val="en-AU"/>
              </w:rPr>
            </w:pPr>
            <w:r w:rsidRPr="000A0F64">
              <w:rPr>
                <w:rFonts w:eastAsia="Tahoma" w:cs="Times New Roman"/>
                <w:bCs/>
                <w:lang w:val="en-AU"/>
              </w:rPr>
              <w:t>Grid</w:t>
            </w:r>
          </w:p>
        </w:tc>
        <w:tc>
          <w:tcPr>
            <w:tcW w:w="0" w:type="auto"/>
            <w:tcBorders>
              <w:top w:val="nil"/>
              <w:bottom w:val="nil"/>
            </w:tcBorders>
          </w:tcPr>
          <w:p w14:paraId="442DE56E" w14:textId="77777777" w:rsidR="00FC4E3A" w:rsidRPr="000A0F64" w:rsidRDefault="00E24C8B" w:rsidP="00006C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ahoma" w:cs="Times New Roman"/>
              </w:rPr>
            </w:pPr>
            <w:r w:rsidRPr="000A0F64">
              <w:rPr>
                <w:rFonts w:eastAsia="Tahoma" w:cs="Times New Roman"/>
              </w:rPr>
              <w:t>Extreme events (e.g., drought, rainfall, temperature, etc.) can increase crop switching, increase fallow periods, and reduce subsistence, produce quality, agricultural income etc., ultimately resulting in severe macroeconomic implications (e.g., including commodity price surges) (Davis et al., 2021).</w:t>
            </w:r>
            <w:r w:rsidR="00FF0F0B" w:rsidRPr="000A0F64">
              <w:rPr>
                <w:rFonts w:eastAsia="Tahoma" w:cs="Times New Roman"/>
              </w:rPr>
              <w:t xml:space="preserve"> Compound drought–heatwave (CDHW) </w:t>
            </w:r>
            <w:proofErr w:type="gramStart"/>
            <w:r w:rsidR="00FF0F0B" w:rsidRPr="000A0F64">
              <w:rPr>
                <w:rFonts w:eastAsia="Tahoma" w:cs="Times New Roman"/>
              </w:rPr>
              <w:t>amplify</w:t>
            </w:r>
            <w:proofErr w:type="gramEnd"/>
            <w:r w:rsidR="00FF0F0B" w:rsidRPr="000A0F64">
              <w:rPr>
                <w:rFonts w:eastAsia="Tahoma" w:cs="Times New Roman"/>
              </w:rPr>
              <w:t xml:space="preserve"> adverse impacts on socio-economic sustainability and human well-being. CDHWs can exacerbate vegetation mortality and control ecosystem productivity, which can cascade into more proximal pressures impacting on ecosystem </w:t>
            </w:r>
            <w:r w:rsidR="00E43F0C" w:rsidRPr="000A0F64">
              <w:rPr>
                <w:rFonts w:eastAsia="Tahoma" w:cs="Times New Roman"/>
              </w:rPr>
              <w:t>services</w:t>
            </w:r>
            <w:r w:rsidR="00FF0F0B" w:rsidRPr="000A0F64">
              <w:rPr>
                <w:rFonts w:eastAsia="Tahoma" w:cs="Times New Roman"/>
              </w:rPr>
              <w:t xml:space="preserve"> (</w:t>
            </w:r>
          </w:p>
        </w:tc>
      </w:tr>
      <w:tr w:rsidR="00FC4E3A" w:rsidRPr="000A0F64" w14:paraId="6B79FCCF" w14:textId="77777777" w:rsidTr="00E43F0C">
        <w:trPr>
          <w:trHeight w:val="20"/>
          <w:jc w:val="center"/>
        </w:trPr>
        <w:tc>
          <w:tcPr>
            <w:tcW w:w="0" w:type="auto"/>
          </w:tcPr>
          <w:p w14:paraId="16572375"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
                <w:lang w:val="en-AU"/>
              </w:rPr>
            </w:pPr>
          </w:p>
        </w:tc>
        <w:tc>
          <w:tcPr>
            <w:tcW w:w="0" w:type="auto"/>
          </w:tcPr>
          <w:p w14:paraId="27F7EB57" w14:textId="77777777" w:rsidR="00FC4E3A" w:rsidRPr="000A0F64" w:rsidRDefault="00FC4E3A" w:rsidP="00006C54">
            <w:pPr>
              <w:pStyle w:val="ListParagraph"/>
              <w:numPr>
                <w:ilvl w:val="0"/>
                <w:numId w:val="10"/>
              </w:numPr>
              <w:pBdr>
                <w:top w:val="none" w:sz="0" w:space="0" w:color="D9D9E3"/>
                <w:left w:val="none" w:sz="0" w:space="0" w:color="D9D9E3"/>
                <w:bottom w:val="none" w:sz="0" w:space="0" w:color="D9D9E3"/>
                <w:right w:val="none" w:sz="0" w:space="0" w:color="D9D9E3"/>
                <w:between w:val="none" w:sz="0" w:space="0" w:color="D9D9E3"/>
              </w:pBdr>
              <w:ind w:left="685"/>
              <w:rPr>
                <w:rFonts w:eastAsia="Tahoma" w:cs="Times New Roman"/>
                <w:bCs/>
                <w:i/>
                <w:iCs/>
                <w:highlight w:val="yellow"/>
                <w:lang w:val="en-AU"/>
              </w:rPr>
            </w:pPr>
            <w:r w:rsidRPr="000A0F64">
              <w:rPr>
                <w:rFonts w:eastAsia="Tahoma" w:cs="Times New Roman"/>
                <w:bCs/>
                <w:i/>
                <w:iCs/>
                <w:highlight w:val="yellow"/>
                <w:lang w:val="en-AU"/>
              </w:rPr>
              <w:t>pH</w:t>
            </w:r>
          </w:p>
        </w:tc>
        <w:tc>
          <w:tcPr>
            <w:tcW w:w="0" w:type="auto"/>
          </w:tcPr>
          <w:p w14:paraId="6D0C260B"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r w:rsidRPr="000A0F64">
              <w:rPr>
                <w:rFonts w:eastAsia="Tahoma" w:cs="Times New Roman"/>
                <w:bCs/>
                <w:lang w:val="en-AU"/>
              </w:rPr>
              <w:t>Chronic</w:t>
            </w:r>
          </w:p>
        </w:tc>
        <w:tc>
          <w:tcPr>
            <w:tcW w:w="0" w:type="auto"/>
            <w:tcBorders>
              <w:top w:val="nil"/>
            </w:tcBorders>
          </w:tcPr>
          <w:p w14:paraId="061C721B"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c>
          <w:tcPr>
            <w:tcW w:w="0" w:type="auto"/>
            <w:tcBorders>
              <w:top w:val="nil"/>
            </w:tcBorders>
          </w:tcPr>
          <w:p w14:paraId="0C521DE6"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jc w:val="center"/>
              <w:rPr>
                <w:rFonts w:eastAsia="Tahoma" w:cs="Times New Roman"/>
                <w:bCs/>
                <w:lang w:val="en-AU"/>
              </w:rPr>
            </w:pPr>
            <w:r w:rsidRPr="000A0F64">
              <w:rPr>
                <w:rFonts w:eastAsia="Tahoma" w:cs="Times New Roman"/>
                <w:bCs/>
                <w:lang w:val="en-AU"/>
              </w:rPr>
              <w:t>Grid</w:t>
            </w:r>
          </w:p>
        </w:tc>
        <w:tc>
          <w:tcPr>
            <w:tcW w:w="0" w:type="auto"/>
            <w:tcBorders>
              <w:top w:val="nil"/>
            </w:tcBorders>
          </w:tcPr>
          <w:p w14:paraId="4551BAD9"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r w:rsidRPr="000A0F64">
              <w:rPr>
                <w:rFonts w:eastAsia="Tahoma" w:cs="Times New Roman"/>
                <w:bCs/>
                <w:lang w:val="en-AU"/>
              </w:rPr>
              <w:t xml:space="preserve">Ocean acidification (i.e., </w:t>
            </w:r>
            <w:r w:rsidR="00314653" w:rsidRPr="000A0F64">
              <w:rPr>
                <w:rFonts w:eastAsia="Tahoma" w:cs="Times New Roman"/>
                <w:bCs/>
                <w:lang w:val="en-AU"/>
              </w:rPr>
              <w:t>reduced</w:t>
            </w:r>
            <w:r w:rsidRPr="000A0F64">
              <w:rPr>
                <w:rFonts w:eastAsia="Tahoma" w:cs="Times New Roman"/>
                <w:bCs/>
                <w:lang w:val="en-AU"/>
              </w:rPr>
              <w:t xml:space="preserve"> pH levels due to increased CO</w:t>
            </w:r>
            <w:r w:rsidRPr="000A0F64">
              <w:rPr>
                <w:rFonts w:eastAsia="Tahoma" w:cs="Times New Roman"/>
                <w:bCs/>
                <w:vertAlign w:val="subscript"/>
                <w:lang w:val="en-AU"/>
              </w:rPr>
              <w:t>2</w:t>
            </w:r>
            <w:r w:rsidRPr="000A0F64">
              <w:rPr>
                <w:rFonts w:eastAsia="Tahoma" w:cs="Times New Roman"/>
                <w:bCs/>
                <w:lang w:val="en-AU"/>
              </w:rPr>
              <w:t xml:space="preserve">) decreases </w:t>
            </w:r>
            <w:r w:rsidR="00FF7440" w:rsidRPr="000A0F64">
              <w:rPr>
                <w:rFonts w:eastAsia="Tahoma" w:cs="Times New Roman"/>
                <w:bCs/>
                <w:lang w:val="en-AU"/>
              </w:rPr>
              <w:t>corals' growth rates and structural integrity</w:t>
            </w:r>
            <w:r w:rsidR="00FF0F0B" w:rsidRPr="000A0F64">
              <w:rPr>
                <w:rFonts w:eastAsia="Tahoma" w:cs="Times New Roman"/>
                <w:bCs/>
                <w:lang w:val="en-AU"/>
              </w:rPr>
              <w:t xml:space="preserve"> (Yin et al. 2023).</w:t>
            </w:r>
          </w:p>
        </w:tc>
      </w:tr>
      <w:tr w:rsidR="00FC4E3A" w:rsidRPr="000A0F64" w14:paraId="34BA0D8A" w14:textId="77777777" w:rsidTr="00174B5E">
        <w:trPr>
          <w:trHeight w:val="20"/>
          <w:jc w:val="center"/>
        </w:trPr>
        <w:tc>
          <w:tcPr>
            <w:tcW w:w="0" w:type="auto"/>
          </w:tcPr>
          <w:p w14:paraId="41E47335"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
                <w:lang w:val="en-AU"/>
              </w:rPr>
            </w:pPr>
          </w:p>
        </w:tc>
        <w:tc>
          <w:tcPr>
            <w:tcW w:w="0" w:type="auto"/>
          </w:tcPr>
          <w:p w14:paraId="74248235" w14:textId="77777777" w:rsidR="00FC4E3A" w:rsidRPr="000A0F64" w:rsidRDefault="00FC4E3A" w:rsidP="00006C54">
            <w:pPr>
              <w:pStyle w:val="ListParagraph"/>
              <w:numPr>
                <w:ilvl w:val="0"/>
                <w:numId w:val="10"/>
              </w:numPr>
              <w:pBdr>
                <w:top w:val="none" w:sz="0" w:space="0" w:color="D9D9E3"/>
                <w:left w:val="none" w:sz="0" w:space="0" w:color="D9D9E3"/>
                <w:bottom w:val="none" w:sz="0" w:space="0" w:color="D9D9E3"/>
                <w:right w:val="none" w:sz="0" w:space="0" w:color="D9D9E3"/>
                <w:between w:val="none" w:sz="0" w:space="0" w:color="D9D9E3"/>
              </w:pBdr>
              <w:ind w:left="685"/>
              <w:rPr>
                <w:rFonts w:eastAsia="Tahoma" w:cs="Times New Roman"/>
                <w:bCs/>
                <w:i/>
                <w:iCs/>
                <w:highlight w:val="yellow"/>
                <w:lang w:val="en-AU"/>
              </w:rPr>
            </w:pPr>
            <w:r w:rsidRPr="000A0F64">
              <w:rPr>
                <w:rFonts w:eastAsia="Tahoma" w:cs="Times New Roman"/>
                <w:bCs/>
                <w:i/>
                <w:iCs/>
                <w:highlight w:val="yellow"/>
                <w:lang w:val="en-AU"/>
              </w:rPr>
              <w:t>SST</w:t>
            </w:r>
          </w:p>
        </w:tc>
        <w:tc>
          <w:tcPr>
            <w:tcW w:w="0" w:type="auto"/>
          </w:tcPr>
          <w:p w14:paraId="37A40FCF"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r w:rsidRPr="000A0F64">
              <w:rPr>
                <w:rFonts w:eastAsia="Tahoma" w:cs="Times New Roman"/>
                <w:bCs/>
                <w:lang w:val="en-AU"/>
              </w:rPr>
              <w:t>Chronic</w:t>
            </w:r>
          </w:p>
        </w:tc>
        <w:tc>
          <w:tcPr>
            <w:tcW w:w="0" w:type="auto"/>
          </w:tcPr>
          <w:p w14:paraId="2BFF490C"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c>
          <w:tcPr>
            <w:tcW w:w="0" w:type="auto"/>
          </w:tcPr>
          <w:p w14:paraId="7BA22AD2"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jc w:val="center"/>
              <w:rPr>
                <w:rFonts w:eastAsia="Tahoma" w:cs="Times New Roman"/>
                <w:bCs/>
                <w:lang w:val="en-AU"/>
              </w:rPr>
            </w:pPr>
            <w:r w:rsidRPr="000A0F64">
              <w:rPr>
                <w:rFonts w:eastAsia="Tahoma" w:cs="Times New Roman"/>
                <w:bCs/>
                <w:lang w:val="en-AU"/>
              </w:rPr>
              <w:t>Grid</w:t>
            </w:r>
          </w:p>
        </w:tc>
        <w:tc>
          <w:tcPr>
            <w:tcW w:w="0" w:type="auto"/>
          </w:tcPr>
          <w:p w14:paraId="1751B5D9"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r w:rsidRPr="000A0F64">
              <w:rPr>
                <w:rFonts w:eastAsia="Tahoma" w:cs="Times New Roman"/>
                <w:bCs/>
                <w:lang w:val="en-AU"/>
              </w:rPr>
              <w:t>Ocean warming causes thermal stress that contributes to coral bleaching and may lead to infectious diseases</w:t>
            </w:r>
            <w:r w:rsidR="00314653" w:rsidRPr="000A0F64">
              <w:rPr>
                <w:rFonts w:eastAsia="Tahoma" w:cs="Times New Roman"/>
                <w:bCs/>
                <w:lang w:val="en-AU"/>
              </w:rPr>
              <w:t xml:space="preserve"> (Maynard et al., 2015)</w:t>
            </w:r>
            <w:r w:rsidRPr="000A0F64">
              <w:rPr>
                <w:rFonts w:eastAsia="Tahoma" w:cs="Times New Roman"/>
                <w:bCs/>
                <w:lang w:val="en-AU"/>
              </w:rPr>
              <w:t>.</w:t>
            </w:r>
          </w:p>
        </w:tc>
      </w:tr>
      <w:tr w:rsidR="00FC4E3A" w:rsidRPr="000A0F64" w14:paraId="0A296321" w14:textId="77777777" w:rsidTr="00174B5E">
        <w:trPr>
          <w:trHeight w:val="20"/>
          <w:jc w:val="center"/>
        </w:trPr>
        <w:tc>
          <w:tcPr>
            <w:tcW w:w="0" w:type="auto"/>
          </w:tcPr>
          <w:p w14:paraId="60A63A74"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
                <w:lang w:val="en-AU"/>
              </w:rPr>
            </w:pPr>
          </w:p>
        </w:tc>
        <w:tc>
          <w:tcPr>
            <w:tcW w:w="0" w:type="auto"/>
          </w:tcPr>
          <w:p w14:paraId="641D4D61" w14:textId="77777777" w:rsidR="00FC4E3A" w:rsidRPr="000A0F64" w:rsidRDefault="00FC4E3A" w:rsidP="00006C54">
            <w:pPr>
              <w:pStyle w:val="ListParagraph"/>
              <w:numPr>
                <w:ilvl w:val="0"/>
                <w:numId w:val="10"/>
              </w:numPr>
              <w:pBdr>
                <w:top w:val="none" w:sz="0" w:space="0" w:color="D9D9E3"/>
                <w:left w:val="none" w:sz="0" w:space="0" w:color="D9D9E3"/>
                <w:bottom w:val="none" w:sz="0" w:space="0" w:color="D9D9E3"/>
                <w:right w:val="none" w:sz="0" w:space="0" w:color="D9D9E3"/>
                <w:between w:val="none" w:sz="0" w:space="0" w:color="D9D9E3"/>
              </w:pBdr>
              <w:ind w:left="685"/>
              <w:rPr>
                <w:rFonts w:eastAsia="Tahoma" w:cs="Times New Roman"/>
                <w:bCs/>
                <w:i/>
                <w:iCs/>
                <w:highlight w:val="yellow"/>
                <w:lang w:val="en-AU"/>
              </w:rPr>
            </w:pPr>
            <w:r w:rsidRPr="000A0F64">
              <w:rPr>
                <w:rFonts w:eastAsia="Tahoma" w:cs="Times New Roman"/>
                <w:bCs/>
                <w:i/>
                <w:iCs/>
                <w:highlight w:val="yellow"/>
                <w:lang w:val="en-AU"/>
              </w:rPr>
              <w:t>Evapotranspiration</w:t>
            </w:r>
          </w:p>
        </w:tc>
        <w:tc>
          <w:tcPr>
            <w:tcW w:w="0" w:type="auto"/>
          </w:tcPr>
          <w:p w14:paraId="532E68E4"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r w:rsidRPr="000A0F64">
              <w:rPr>
                <w:rFonts w:eastAsia="Tahoma" w:cs="Times New Roman"/>
                <w:bCs/>
                <w:lang w:val="en-AU"/>
              </w:rPr>
              <w:t>Chronic</w:t>
            </w:r>
          </w:p>
        </w:tc>
        <w:tc>
          <w:tcPr>
            <w:tcW w:w="0" w:type="auto"/>
          </w:tcPr>
          <w:p w14:paraId="367AC6D3"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c>
          <w:tcPr>
            <w:tcW w:w="0" w:type="auto"/>
          </w:tcPr>
          <w:p w14:paraId="1F2A57E2"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jc w:val="center"/>
              <w:rPr>
                <w:rFonts w:eastAsia="Tahoma" w:cs="Times New Roman"/>
                <w:bCs/>
                <w:lang w:val="en-AU"/>
              </w:rPr>
            </w:pPr>
            <w:r w:rsidRPr="000A0F64">
              <w:rPr>
                <w:rFonts w:eastAsia="Tahoma" w:cs="Times New Roman"/>
                <w:bCs/>
                <w:lang w:val="en-AU"/>
              </w:rPr>
              <w:t>Grid</w:t>
            </w:r>
          </w:p>
        </w:tc>
        <w:tc>
          <w:tcPr>
            <w:tcW w:w="0" w:type="auto"/>
          </w:tcPr>
          <w:p w14:paraId="367A3AAA"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r>
      <w:tr w:rsidR="00FC4E3A" w:rsidRPr="000A0F64" w14:paraId="1976BFB3" w14:textId="77777777" w:rsidTr="0068431F">
        <w:trPr>
          <w:trHeight w:val="179"/>
          <w:jc w:val="center"/>
        </w:trPr>
        <w:tc>
          <w:tcPr>
            <w:tcW w:w="0" w:type="auto"/>
          </w:tcPr>
          <w:p w14:paraId="70CC9485"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
                <w:lang w:val="en-AU"/>
              </w:rPr>
            </w:pPr>
          </w:p>
        </w:tc>
        <w:tc>
          <w:tcPr>
            <w:tcW w:w="0" w:type="auto"/>
          </w:tcPr>
          <w:p w14:paraId="736AA09C" w14:textId="77777777" w:rsidR="00FC4E3A" w:rsidRPr="000A0F64" w:rsidRDefault="00FC4E3A" w:rsidP="00006C54">
            <w:pPr>
              <w:pStyle w:val="ListParagraph"/>
              <w:numPr>
                <w:ilvl w:val="0"/>
                <w:numId w:val="10"/>
              </w:numPr>
              <w:pBdr>
                <w:top w:val="none" w:sz="0" w:space="0" w:color="D9D9E3"/>
                <w:left w:val="none" w:sz="0" w:space="0" w:color="D9D9E3"/>
                <w:bottom w:val="none" w:sz="0" w:space="0" w:color="D9D9E3"/>
                <w:right w:val="none" w:sz="0" w:space="0" w:color="D9D9E3"/>
                <w:between w:val="none" w:sz="0" w:space="0" w:color="D9D9E3"/>
              </w:pBdr>
              <w:ind w:left="685"/>
              <w:rPr>
                <w:rFonts w:eastAsia="Tahoma" w:cs="Times New Roman"/>
                <w:bCs/>
                <w:i/>
                <w:iCs/>
                <w:highlight w:val="yellow"/>
                <w:lang w:val="en-AU"/>
              </w:rPr>
            </w:pPr>
            <w:r w:rsidRPr="000A0F64">
              <w:rPr>
                <w:rFonts w:eastAsia="Tahoma" w:cs="Times New Roman"/>
                <w:bCs/>
                <w:i/>
                <w:iCs/>
                <w:highlight w:val="yellow"/>
                <w:lang w:val="en-AU"/>
              </w:rPr>
              <w:t>Rainfall</w:t>
            </w:r>
          </w:p>
        </w:tc>
        <w:tc>
          <w:tcPr>
            <w:tcW w:w="0" w:type="auto"/>
          </w:tcPr>
          <w:p w14:paraId="5CA068E5"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r w:rsidRPr="000A0F64">
              <w:rPr>
                <w:rFonts w:eastAsia="Tahoma" w:cs="Times New Roman"/>
                <w:bCs/>
                <w:lang w:val="en-AU"/>
              </w:rPr>
              <w:t>Chronic</w:t>
            </w:r>
          </w:p>
        </w:tc>
        <w:tc>
          <w:tcPr>
            <w:tcW w:w="0" w:type="auto"/>
          </w:tcPr>
          <w:p w14:paraId="10E50C82"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c>
          <w:tcPr>
            <w:tcW w:w="0" w:type="auto"/>
          </w:tcPr>
          <w:p w14:paraId="3E1D9F9C"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jc w:val="center"/>
              <w:rPr>
                <w:rFonts w:eastAsia="Tahoma" w:cs="Times New Roman"/>
                <w:bCs/>
                <w:lang w:val="en-AU"/>
              </w:rPr>
            </w:pPr>
            <w:r w:rsidRPr="000A0F64">
              <w:rPr>
                <w:rFonts w:eastAsia="Tahoma" w:cs="Times New Roman"/>
                <w:bCs/>
                <w:lang w:val="en-AU"/>
              </w:rPr>
              <w:t>Grid</w:t>
            </w:r>
          </w:p>
        </w:tc>
        <w:tc>
          <w:tcPr>
            <w:tcW w:w="0" w:type="auto"/>
          </w:tcPr>
          <w:p w14:paraId="1180E8FC"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r w:rsidRPr="000A0F64">
              <w:rPr>
                <w:rFonts w:eastAsia="Tahoma" w:cs="Times New Roman"/>
                <w:bCs/>
                <w:lang w:val="en-AU"/>
              </w:rPr>
              <w:t>Changes in precipitation lead to increased runoff of freshwater, sediments, and land-based pollutants, resulting in algal blooms and murky water, reducing light.</w:t>
            </w:r>
          </w:p>
        </w:tc>
      </w:tr>
      <w:tr w:rsidR="00FC4E3A" w:rsidRPr="000A0F64" w14:paraId="6C26DC44" w14:textId="77777777" w:rsidTr="00174B5E">
        <w:trPr>
          <w:trHeight w:val="20"/>
          <w:jc w:val="center"/>
        </w:trPr>
        <w:tc>
          <w:tcPr>
            <w:tcW w:w="0" w:type="auto"/>
          </w:tcPr>
          <w:p w14:paraId="7BA4F9AF"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
                <w:lang w:val="en-AU"/>
              </w:rPr>
            </w:pPr>
          </w:p>
        </w:tc>
        <w:tc>
          <w:tcPr>
            <w:tcW w:w="0" w:type="auto"/>
          </w:tcPr>
          <w:p w14:paraId="030BAF9B" w14:textId="77777777" w:rsidR="00FC4E3A" w:rsidRPr="000A0F64" w:rsidRDefault="00FC4E3A" w:rsidP="00006C54">
            <w:pPr>
              <w:pStyle w:val="ListParagraph"/>
              <w:numPr>
                <w:ilvl w:val="0"/>
                <w:numId w:val="10"/>
              </w:numPr>
              <w:pBdr>
                <w:top w:val="none" w:sz="0" w:space="0" w:color="D9D9E3"/>
                <w:left w:val="none" w:sz="0" w:space="0" w:color="D9D9E3"/>
                <w:bottom w:val="none" w:sz="0" w:space="0" w:color="D9D9E3"/>
                <w:right w:val="none" w:sz="0" w:space="0" w:color="D9D9E3"/>
                <w:between w:val="none" w:sz="0" w:space="0" w:color="D9D9E3"/>
              </w:pBdr>
              <w:ind w:left="685"/>
              <w:rPr>
                <w:rFonts w:eastAsia="Tahoma" w:cs="Times New Roman"/>
                <w:bCs/>
                <w:i/>
                <w:iCs/>
                <w:highlight w:val="yellow"/>
                <w:lang w:val="en-AU"/>
              </w:rPr>
            </w:pPr>
            <w:r w:rsidRPr="000A0F64">
              <w:rPr>
                <w:rFonts w:eastAsia="Tahoma" w:cs="Times New Roman"/>
                <w:bCs/>
                <w:i/>
                <w:iCs/>
                <w:highlight w:val="yellow"/>
                <w:lang w:val="en-AU"/>
              </w:rPr>
              <w:t>Temperature (mean)</w:t>
            </w:r>
          </w:p>
        </w:tc>
        <w:tc>
          <w:tcPr>
            <w:tcW w:w="0" w:type="auto"/>
          </w:tcPr>
          <w:p w14:paraId="725C78B0"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r w:rsidRPr="000A0F64">
              <w:rPr>
                <w:rFonts w:eastAsia="Tahoma" w:cs="Times New Roman"/>
                <w:bCs/>
                <w:lang w:val="en-AU"/>
              </w:rPr>
              <w:t>Chronic</w:t>
            </w:r>
          </w:p>
        </w:tc>
        <w:tc>
          <w:tcPr>
            <w:tcW w:w="0" w:type="auto"/>
          </w:tcPr>
          <w:p w14:paraId="608EFEA9"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c>
          <w:tcPr>
            <w:tcW w:w="0" w:type="auto"/>
          </w:tcPr>
          <w:p w14:paraId="68CC7A93"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jc w:val="center"/>
              <w:rPr>
                <w:rFonts w:eastAsia="Tahoma" w:cs="Times New Roman"/>
                <w:bCs/>
                <w:lang w:val="en-AU"/>
              </w:rPr>
            </w:pPr>
            <w:r w:rsidRPr="000A0F64">
              <w:rPr>
                <w:rFonts w:eastAsia="Tahoma" w:cs="Times New Roman"/>
                <w:bCs/>
                <w:lang w:val="en-AU"/>
              </w:rPr>
              <w:t>Grid</w:t>
            </w:r>
          </w:p>
        </w:tc>
        <w:tc>
          <w:tcPr>
            <w:tcW w:w="0" w:type="auto"/>
          </w:tcPr>
          <w:p w14:paraId="078749CC"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r>
      <w:tr w:rsidR="00FC4E3A" w:rsidRPr="000A0F64" w14:paraId="45E30560" w14:textId="77777777" w:rsidTr="00174B5E">
        <w:trPr>
          <w:trHeight w:val="20"/>
          <w:jc w:val="center"/>
        </w:trPr>
        <w:tc>
          <w:tcPr>
            <w:tcW w:w="0" w:type="auto"/>
          </w:tcPr>
          <w:p w14:paraId="29DD0FA5"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
                <w:lang w:val="en-AU"/>
              </w:rPr>
            </w:pPr>
          </w:p>
        </w:tc>
        <w:tc>
          <w:tcPr>
            <w:tcW w:w="0" w:type="auto"/>
          </w:tcPr>
          <w:p w14:paraId="20ADF8FF" w14:textId="77777777" w:rsidR="00FC4E3A" w:rsidRPr="000A0F64" w:rsidRDefault="00FC4E3A" w:rsidP="00006C54">
            <w:pPr>
              <w:pStyle w:val="ListParagraph"/>
              <w:numPr>
                <w:ilvl w:val="0"/>
                <w:numId w:val="10"/>
              </w:numPr>
              <w:pBdr>
                <w:top w:val="none" w:sz="0" w:space="0" w:color="D9D9E3"/>
                <w:left w:val="none" w:sz="0" w:space="0" w:color="D9D9E3"/>
                <w:bottom w:val="none" w:sz="0" w:space="0" w:color="D9D9E3"/>
                <w:right w:val="none" w:sz="0" w:space="0" w:color="D9D9E3"/>
                <w:between w:val="none" w:sz="0" w:space="0" w:color="D9D9E3"/>
              </w:pBdr>
              <w:ind w:left="685"/>
              <w:rPr>
                <w:rFonts w:eastAsia="Tahoma" w:cs="Times New Roman"/>
                <w:bCs/>
                <w:i/>
                <w:iCs/>
                <w:highlight w:val="yellow"/>
                <w:lang w:val="en-AU"/>
              </w:rPr>
            </w:pPr>
            <w:r w:rsidRPr="000A0F64">
              <w:rPr>
                <w:rFonts w:eastAsia="Tahoma" w:cs="Times New Roman"/>
                <w:bCs/>
                <w:i/>
                <w:iCs/>
                <w:highlight w:val="yellow"/>
                <w:lang w:val="en-AU"/>
              </w:rPr>
              <w:t>NPP</w:t>
            </w:r>
          </w:p>
        </w:tc>
        <w:tc>
          <w:tcPr>
            <w:tcW w:w="0" w:type="auto"/>
          </w:tcPr>
          <w:p w14:paraId="4D361020"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r w:rsidRPr="000A0F64">
              <w:rPr>
                <w:rFonts w:eastAsia="Tahoma" w:cs="Times New Roman"/>
                <w:bCs/>
                <w:lang w:val="en-AU"/>
              </w:rPr>
              <w:t>Chronic</w:t>
            </w:r>
          </w:p>
        </w:tc>
        <w:tc>
          <w:tcPr>
            <w:tcW w:w="0" w:type="auto"/>
          </w:tcPr>
          <w:p w14:paraId="2E156C06"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c>
          <w:tcPr>
            <w:tcW w:w="0" w:type="auto"/>
          </w:tcPr>
          <w:p w14:paraId="06DDF834"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jc w:val="center"/>
              <w:rPr>
                <w:rFonts w:eastAsia="Tahoma" w:cs="Times New Roman"/>
                <w:bCs/>
                <w:lang w:val="en-AU"/>
              </w:rPr>
            </w:pPr>
          </w:p>
        </w:tc>
        <w:tc>
          <w:tcPr>
            <w:tcW w:w="0" w:type="auto"/>
          </w:tcPr>
          <w:p w14:paraId="0C878416"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r>
      <w:tr w:rsidR="00FC4E3A" w:rsidRPr="000A0F64" w14:paraId="6A85B3E1" w14:textId="77777777" w:rsidTr="00174B5E">
        <w:trPr>
          <w:trHeight w:val="51"/>
          <w:jc w:val="center"/>
        </w:trPr>
        <w:tc>
          <w:tcPr>
            <w:tcW w:w="0" w:type="auto"/>
            <w:gridSpan w:val="2"/>
            <w:hideMark/>
          </w:tcPr>
          <w:p w14:paraId="3152155C"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
                <w:lang w:val="en-AU"/>
              </w:rPr>
            </w:pPr>
            <w:r w:rsidRPr="000A0F64">
              <w:rPr>
                <w:rFonts w:eastAsia="Tahoma" w:cs="Times New Roman"/>
                <w:b/>
                <w:bCs/>
                <w:lang w:val="en-AU"/>
              </w:rPr>
              <w:t>2. Exposure</w:t>
            </w:r>
          </w:p>
        </w:tc>
        <w:tc>
          <w:tcPr>
            <w:tcW w:w="0" w:type="auto"/>
          </w:tcPr>
          <w:p w14:paraId="350A29F6"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c>
          <w:tcPr>
            <w:tcW w:w="0" w:type="auto"/>
          </w:tcPr>
          <w:p w14:paraId="61F89D67"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c>
          <w:tcPr>
            <w:tcW w:w="0" w:type="auto"/>
          </w:tcPr>
          <w:p w14:paraId="19BB6CDC"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jc w:val="center"/>
              <w:rPr>
                <w:rFonts w:eastAsia="Tahoma" w:cs="Times New Roman"/>
                <w:bCs/>
                <w:lang w:val="en-AU"/>
              </w:rPr>
            </w:pPr>
          </w:p>
        </w:tc>
        <w:tc>
          <w:tcPr>
            <w:tcW w:w="0" w:type="auto"/>
          </w:tcPr>
          <w:p w14:paraId="464BF1BD"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r>
      <w:tr w:rsidR="00FC4E3A" w:rsidRPr="000A0F64" w14:paraId="1D8F3BAD" w14:textId="77777777" w:rsidTr="00174B5E">
        <w:trPr>
          <w:trHeight w:val="20"/>
          <w:jc w:val="center"/>
        </w:trPr>
        <w:tc>
          <w:tcPr>
            <w:tcW w:w="0" w:type="auto"/>
          </w:tcPr>
          <w:p w14:paraId="26529EE0"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
                <w:lang w:val="en-AU"/>
              </w:rPr>
            </w:pPr>
          </w:p>
        </w:tc>
        <w:tc>
          <w:tcPr>
            <w:tcW w:w="0" w:type="auto"/>
          </w:tcPr>
          <w:p w14:paraId="4AA5AC93"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
                <w:bCs/>
                <w:lang w:val="en-AU"/>
              </w:rPr>
            </w:pPr>
            <w:r w:rsidRPr="000A0F64">
              <w:rPr>
                <w:rFonts w:eastAsia="Tahoma" w:cs="Times New Roman"/>
                <w:b/>
                <w:bCs/>
                <w:lang w:val="en-AU"/>
              </w:rPr>
              <w:t>Ecosystems exposed:</w:t>
            </w:r>
          </w:p>
        </w:tc>
        <w:tc>
          <w:tcPr>
            <w:tcW w:w="0" w:type="auto"/>
          </w:tcPr>
          <w:p w14:paraId="50DA5BE4"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c>
          <w:tcPr>
            <w:tcW w:w="0" w:type="auto"/>
          </w:tcPr>
          <w:p w14:paraId="64042785"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c>
          <w:tcPr>
            <w:tcW w:w="0" w:type="auto"/>
          </w:tcPr>
          <w:p w14:paraId="0E6D1686"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jc w:val="center"/>
              <w:rPr>
                <w:rFonts w:eastAsia="Tahoma" w:cs="Times New Roman"/>
                <w:bCs/>
                <w:lang w:val="en-AU"/>
              </w:rPr>
            </w:pPr>
          </w:p>
        </w:tc>
        <w:tc>
          <w:tcPr>
            <w:tcW w:w="0" w:type="auto"/>
          </w:tcPr>
          <w:p w14:paraId="0A05DA2A"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r>
      <w:tr w:rsidR="00FC4E3A" w:rsidRPr="000A0F64" w14:paraId="3FA9CF9A" w14:textId="77777777" w:rsidTr="00174B5E">
        <w:trPr>
          <w:trHeight w:val="20"/>
          <w:jc w:val="center"/>
        </w:trPr>
        <w:tc>
          <w:tcPr>
            <w:tcW w:w="0" w:type="auto"/>
            <w:hideMark/>
          </w:tcPr>
          <w:p w14:paraId="1AF11B17"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
                <w:lang w:val="en-AU"/>
              </w:rPr>
            </w:pPr>
          </w:p>
        </w:tc>
        <w:tc>
          <w:tcPr>
            <w:tcW w:w="0" w:type="auto"/>
            <w:hideMark/>
          </w:tcPr>
          <w:p w14:paraId="2EA90085" w14:textId="77777777" w:rsidR="00FC4E3A" w:rsidRPr="000A0F64" w:rsidRDefault="00FC4E3A" w:rsidP="00006C54">
            <w:pPr>
              <w:pStyle w:val="ListParagraph"/>
              <w:numPr>
                <w:ilvl w:val="0"/>
                <w:numId w:val="10"/>
              </w:numPr>
              <w:pBdr>
                <w:top w:val="none" w:sz="0" w:space="0" w:color="D9D9E3"/>
                <w:left w:val="none" w:sz="0" w:space="0" w:color="D9D9E3"/>
                <w:bottom w:val="none" w:sz="0" w:space="0" w:color="D9D9E3"/>
                <w:right w:val="none" w:sz="0" w:space="0" w:color="D9D9E3"/>
                <w:between w:val="none" w:sz="0" w:space="0" w:color="D9D9E3"/>
              </w:pBdr>
              <w:ind w:left="685"/>
              <w:rPr>
                <w:rFonts w:eastAsia="Tahoma" w:cs="Times New Roman"/>
                <w:lang w:val="en-AU"/>
              </w:rPr>
            </w:pPr>
            <w:r w:rsidRPr="000A0F64">
              <w:rPr>
                <w:rFonts w:eastAsia="Tahoma" w:cs="Times New Roman"/>
                <w:lang w:val="en-AU"/>
              </w:rPr>
              <w:t>Corals</w:t>
            </w:r>
          </w:p>
        </w:tc>
        <w:tc>
          <w:tcPr>
            <w:tcW w:w="0" w:type="auto"/>
          </w:tcPr>
          <w:p w14:paraId="2485CCE1"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c>
          <w:tcPr>
            <w:tcW w:w="0" w:type="auto"/>
          </w:tcPr>
          <w:p w14:paraId="3C11900E"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c>
          <w:tcPr>
            <w:tcW w:w="0" w:type="auto"/>
          </w:tcPr>
          <w:p w14:paraId="08D04B65"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jc w:val="center"/>
              <w:rPr>
                <w:rFonts w:eastAsia="Tahoma" w:cs="Times New Roman"/>
                <w:bCs/>
                <w:lang w:val="en-AU"/>
              </w:rPr>
            </w:pPr>
            <w:r w:rsidRPr="000A0F64">
              <w:rPr>
                <w:rFonts w:eastAsia="Tahoma" w:cs="Times New Roman"/>
                <w:bCs/>
                <w:lang w:val="en-AU"/>
              </w:rPr>
              <w:t>Grid</w:t>
            </w:r>
          </w:p>
        </w:tc>
        <w:tc>
          <w:tcPr>
            <w:tcW w:w="0" w:type="auto"/>
          </w:tcPr>
          <w:p w14:paraId="39E92128"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r>
      <w:tr w:rsidR="00FC4E3A" w:rsidRPr="000A0F64" w14:paraId="4E7FFC1F" w14:textId="77777777" w:rsidTr="00174B5E">
        <w:trPr>
          <w:trHeight w:val="20"/>
          <w:jc w:val="center"/>
        </w:trPr>
        <w:tc>
          <w:tcPr>
            <w:tcW w:w="0" w:type="auto"/>
          </w:tcPr>
          <w:p w14:paraId="708E1924"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
                <w:lang w:val="en-AU"/>
              </w:rPr>
            </w:pPr>
          </w:p>
        </w:tc>
        <w:tc>
          <w:tcPr>
            <w:tcW w:w="0" w:type="auto"/>
          </w:tcPr>
          <w:p w14:paraId="16675DE3"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
                <w:bCs/>
                <w:color w:val="auto"/>
                <w:lang w:val="en-AU"/>
              </w:rPr>
            </w:pPr>
            <w:r w:rsidRPr="000A0F64">
              <w:rPr>
                <w:rFonts w:eastAsia="Tahoma" w:cs="Times New Roman"/>
                <w:b/>
                <w:bCs/>
                <w:lang w:val="en-AU"/>
              </w:rPr>
              <w:t>Human exposure:</w:t>
            </w:r>
          </w:p>
        </w:tc>
        <w:tc>
          <w:tcPr>
            <w:tcW w:w="0" w:type="auto"/>
          </w:tcPr>
          <w:p w14:paraId="16897ED8"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c>
          <w:tcPr>
            <w:tcW w:w="0" w:type="auto"/>
          </w:tcPr>
          <w:p w14:paraId="33D3F2D8"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c>
          <w:tcPr>
            <w:tcW w:w="0" w:type="auto"/>
          </w:tcPr>
          <w:p w14:paraId="65182228"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jc w:val="center"/>
              <w:rPr>
                <w:rFonts w:eastAsia="Tahoma" w:cs="Times New Roman"/>
                <w:bCs/>
                <w:lang w:val="en-AU"/>
              </w:rPr>
            </w:pPr>
          </w:p>
        </w:tc>
        <w:tc>
          <w:tcPr>
            <w:tcW w:w="0" w:type="auto"/>
          </w:tcPr>
          <w:p w14:paraId="69E342A1"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r>
      <w:tr w:rsidR="00FC4E3A" w:rsidRPr="000A0F64" w14:paraId="517CAE0F" w14:textId="77777777" w:rsidTr="00174B5E">
        <w:trPr>
          <w:trHeight w:val="20"/>
          <w:jc w:val="center"/>
        </w:trPr>
        <w:tc>
          <w:tcPr>
            <w:tcW w:w="0" w:type="auto"/>
            <w:hideMark/>
          </w:tcPr>
          <w:p w14:paraId="1EF7FEBD"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
                <w:lang w:val="en-AU"/>
              </w:rPr>
            </w:pPr>
          </w:p>
        </w:tc>
        <w:tc>
          <w:tcPr>
            <w:tcW w:w="0" w:type="auto"/>
            <w:hideMark/>
          </w:tcPr>
          <w:p w14:paraId="2AF46B75" w14:textId="77777777" w:rsidR="00FC4E3A" w:rsidRPr="000A0F64" w:rsidRDefault="00FC4E3A" w:rsidP="00006C54">
            <w:pPr>
              <w:pStyle w:val="ListParagraph"/>
              <w:numPr>
                <w:ilvl w:val="0"/>
                <w:numId w:val="10"/>
              </w:numPr>
              <w:pBdr>
                <w:top w:val="none" w:sz="0" w:space="0" w:color="D9D9E3"/>
                <w:left w:val="none" w:sz="0" w:space="0" w:color="D9D9E3"/>
                <w:bottom w:val="none" w:sz="0" w:space="0" w:color="D9D9E3"/>
                <w:right w:val="none" w:sz="0" w:space="0" w:color="D9D9E3"/>
                <w:between w:val="none" w:sz="0" w:space="0" w:color="D9D9E3"/>
              </w:pBdr>
              <w:ind w:left="685"/>
              <w:rPr>
                <w:rFonts w:eastAsia="Tahoma" w:cs="Times New Roman"/>
                <w:lang w:val="en-AU"/>
              </w:rPr>
            </w:pPr>
            <w:r w:rsidRPr="000A0F64">
              <w:rPr>
                <w:rFonts w:eastAsia="Tahoma" w:cs="Times New Roman"/>
                <w:lang w:val="en-AU"/>
              </w:rPr>
              <w:t>Population</w:t>
            </w:r>
          </w:p>
        </w:tc>
        <w:tc>
          <w:tcPr>
            <w:tcW w:w="0" w:type="auto"/>
          </w:tcPr>
          <w:p w14:paraId="7DCB3653"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c>
          <w:tcPr>
            <w:tcW w:w="0" w:type="auto"/>
          </w:tcPr>
          <w:p w14:paraId="77F011A6"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c>
          <w:tcPr>
            <w:tcW w:w="0" w:type="auto"/>
          </w:tcPr>
          <w:p w14:paraId="4FE2051D"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jc w:val="center"/>
              <w:rPr>
                <w:rFonts w:eastAsia="Tahoma" w:cs="Times New Roman"/>
                <w:bCs/>
                <w:lang w:val="en-AU"/>
              </w:rPr>
            </w:pPr>
            <w:r w:rsidRPr="000A0F64">
              <w:rPr>
                <w:rFonts w:eastAsia="Tahoma" w:cs="Times New Roman"/>
                <w:bCs/>
                <w:lang w:val="en-AU"/>
              </w:rPr>
              <w:t>Grid</w:t>
            </w:r>
          </w:p>
        </w:tc>
        <w:tc>
          <w:tcPr>
            <w:tcW w:w="0" w:type="auto"/>
          </w:tcPr>
          <w:p w14:paraId="2CEB1476"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r w:rsidRPr="000A0F64">
              <w:rPr>
                <w:rFonts w:eastAsia="Tahoma" w:cs="Times New Roman"/>
                <w:bCs/>
                <w:lang w:val="en-AU"/>
              </w:rPr>
              <w:t>An additional 20–36% and 11–33% population are projected to face hunger by 2050 under a once-per-100-yr extreme climate event under high and low emission scenarios, respectively (Hasegawa et al.</w:t>
            </w:r>
            <w:r w:rsidR="00F4461D" w:rsidRPr="000A0F64">
              <w:rPr>
                <w:rFonts w:eastAsia="Tahoma" w:cs="Times New Roman"/>
                <w:bCs/>
                <w:lang w:val="en-AU"/>
              </w:rPr>
              <w:t>,</w:t>
            </w:r>
            <w:r w:rsidRPr="000A0F64">
              <w:rPr>
                <w:rFonts w:eastAsia="Tahoma" w:cs="Times New Roman"/>
                <w:bCs/>
                <w:lang w:val="en-AU"/>
              </w:rPr>
              <w:t xml:space="preserve"> 2022).</w:t>
            </w:r>
          </w:p>
        </w:tc>
      </w:tr>
      <w:tr w:rsidR="00FC4E3A" w:rsidRPr="000A0F64" w14:paraId="793816BF" w14:textId="77777777" w:rsidTr="00174B5E">
        <w:trPr>
          <w:trHeight w:val="20"/>
          <w:jc w:val="center"/>
        </w:trPr>
        <w:tc>
          <w:tcPr>
            <w:tcW w:w="0" w:type="auto"/>
            <w:gridSpan w:val="2"/>
            <w:hideMark/>
          </w:tcPr>
          <w:p w14:paraId="372E6252"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
                <w:lang w:val="en-AU"/>
              </w:rPr>
            </w:pPr>
            <w:r w:rsidRPr="000A0F64">
              <w:rPr>
                <w:rFonts w:eastAsia="Tahoma" w:cs="Times New Roman"/>
                <w:b/>
                <w:bCs/>
                <w:lang w:val="en-AU"/>
              </w:rPr>
              <w:t>3. Vulnerability</w:t>
            </w:r>
          </w:p>
        </w:tc>
        <w:tc>
          <w:tcPr>
            <w:tcW w:w="0" w:type="auto"/>
          </w:tcPr>
          <w:p w14:paraId="097EBAB6"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c>
          <w:tcPr>
            <w:tcW w:w="0" w:type="auto"/>
          </w:tcPr>
          <w:p w14:paraId="5DCD8034"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c>
          <w:tcPr>
            <w:tcW w:w="0" w:type="auto"/>
          </w:tcPr>
          <w:p w14:paraId="2FBC2B8D"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jc w:val="center"/>
              <w:rPr>
                <w:rFonts w:eastAsia="Tahoma" w:cs="Times New Roman"/>
                <w:bCs/>
                <w:lang w:val="en-AU"/>
              </w:rPr>
            </w:pPr>
          </w:p>
        </w:tc>
        <w:tc>
          <w:tcPr>
            <w:tcW w:w="0" w:type="auto"/>
          </w:tcPr>
          <w:p w14:paraId="60DF7FD6"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r>
      <w:tr w:rsidR="00FC4E3A" w:rsidRPr="000A0F64" w14:paraId="043FF566" w14:textId="77777777" w:rsidTr="00174B5E">
        <w:trPr>
          <w:trHeight w:val="20"/>
          <w:jc w:val="center"/>
        </w:trPr>
        <w:tc>
          <w:tcPr>
            <w:tcW w:w="0" w:type="auto"/>
            <w:hideMark/>
          </w:tcPr>
          <w:p w14:paraId="77CD8DB3"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
                <w:lang w:val="en-AU"/>
              </w:rPr>
            </w:pPr>
          </w:p>
        </w:tc>
        <w:tc>
          <w:tcPr>
            <w:tcW w:w="0" w:type="auto"/>
            <w:hideMark/>
          </w:tcPr>
          <w:p w14:paraId="23C21705"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
                <w:lang w:val="en-AU"/>
              </w:rPr>
            </w:pPr>
            <w:r w:rsidRPr="000A0F64">
              <w:rPr>
                <w:rFonts w:eastAsia="Tahoma" w:cs="Times New Roman"/>
                <w:b/>
                <w:lang w:val="en-AU"/>
              </w:rPr>
              <w:t xml:space="preserve">Adaptive capacity: </w:t>
            </w:r>
          </w:p>
        </w:tc>
        <w:tc>
          <w:tcPr>
            <w:tcW w:w="0" w:type="auto"/>
          </w:tcPr>
          <w:p w14:paraId="67F9F28E"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c>
          <w:tcPr>
            <w:tcW w:w="0" w:type="auto"/>
          </w:tcPr>
          <w:p w14:paraId="7ADB2652"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c>
          <w:tcPr>
            <w:tcW w:w="0" w:type="auto"/>
          </w:tcPr>
          <w:p w14:paraId="445A17D7"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jc w:val="center"/>
              <w:rPr>
                <w:rFonts w:eastAsia="Tahoma" w:cs="Times New Roman"/>
                <w:bCs/>
                <w:lang w:val="en-AU"/>
              </w:rPr>
            </w:pPr>
          </w:p>
        </w:tc>
        <w:tc>
          <w:tcPr>
            <w:tcW w:w="0" w:type="auto"/>
            <w:vMerge w:val="restart"/>
          </w:tcPr>
          <w:p w14:paraId="4F517D47"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r w:rsidRPr="000A0F64">
              <w:rPr>
                <w:rFonts w:eastAsia="Tahoma" w:cs="Times New Roman"/>
                <w:bCs/>
                <w:lang w:val="en-AU"/>
              </w:rPr>
              <w:t xml:space="preserve">The severity, frequency and duration of droughts are likely linked to the degree of exposure, </w:t>
            </w:r>
            <w:proofErr w:type="gramStart"/>
            <w:r w:rsidRPr="000A0F64">
              <w:rPr>
                <w:rFonts w:eastAsia="Tahoma" w:cs="Times New Roman"/>
                <w:bCs/>
                <w:lang w:val="en-AU"/>
              </w:rPr>
              <w:t>susceptibility</w:t>
            </w:r>
            <w:proofErr w:type="gramEnd"/>
            <w:r w:rsidRPr="000A0F64">
              <w:rPr>
                <w:rFonts w:eastAsia="Tahoma" w:cs="Times New Roman"/>
                <w:bCs/>
                <w:lang w:val="en-AU"/>
              </w:rPr>
              <w:t xml:space="preserve"> and coping capacity of the social-ecological system (Meza et al.</w:t>
            </w:r>
            <w:r w:rsidR="00F4461D" w:rsidRPr="000A0F64">
              <w:rPr>
                <w:rFonts w:eastAsia="Tahoma" w:cs="Times New Roman"/>
                <w:bCs/>
                <w:lang w:val="en-AU"/>
              </w:rPr>
              <w:t>,</w:t>
            </w:r>
            <w:r w:rsidRPr="000A0F64">
              <w:rPr>
                <w:rFonts w:eastAsia="Tahoma" w:cs="Times New Roman"/>
                <w:bCs/>
                <w:lang w:val="en-AU"/>
              </w:rPr>
              <w:t xml:space="preserve"> 2019).</w:t>
            </w:r>
          </w:p>
        </w:tc>
      </w:tr>
      <w:tr w:rsidR="00FC4E3A" w:rsidRPr="000A0F64" w14:paraId="74B678BF" w14:textId="77777777" w:rsidTr="00174B5E">
        <w:trPr>
          <w:trHeight w:val="20"/>
          <w:jc w:val="center"/>
        </w:trPr>
        <w:tc>
          <w:tcPr>
            <w:tcW w:w="0" w:type="auto"/>
          </w:tcPr>
          <w:p w14:paraId="24B5ED0C"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
                <w:lang w:val="en-AU"/>
              </w:rPr>
            </w:pPr>
          </w:p>
        </w:tc>
        <w:tc>
          <w:tcPr>
            <w:tcW w:w="0" w:type="auto"/>
          </w:tcPr>
          <w:p w14:paraId="7253B887" w14:textId="77777777" w:rsidR="00FC4E3A" w:rsidRPr="000A0F64" w:rsidRDefault="00FC4E3A" w:rsidP="00006C54">
            <w:pPr>
              <w:pStyle w:val="ListParagraph"/>
              <w:numPr>
                <w:ilvl w:val="0"/>
                <w:numId w:val="9"/>
              </w:num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r w:rsidRPr="000A0F64">
              <w:rPr>
                <w:rFonts w:eastAsia="Tahoma" w:cs="Times New Roman"/>
                <w:bCs/>
                <w:lang w:val="en-AU"/>
              </w:rPr>
              <w:t>Learning</w:t>
            </w:r>
          </w:p>
        </w:tc>
        <w:tc>
          <w:tcPr>
            <w:tcW w:w="0" w:type="auto"/>
          </w:tcPr>
          <w:p w14:paraId="10DB04B6"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c>
          <w:tcPr>
            <w:tcW w:w="0" w:type="auto"/>
          </w:tcPr>
          <w:p w14:paraId="3D5082B9"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c>
          <w:tcPr>
            <w:tcW w:w="0" w:type="auto"/>
          </w:tcPr>
          <w:p w14:paraId="54B3CD6B" w14:textId="77777777" w:rsidR="00FC4E3A" w:rsidRPr="000A0F64" w:rsidRDefault="00892A8F" w:rsidP="00006C54">
            <w:pPr>
              <w:pBdr>
                <w:top w:val="none" w:sz="0" w:space="0" w:color="D9D9E3"/>
                <w:left w:val="none" w:sz="0" w:space="0" w:color="D9D9E3"/>
                <w:bottom w:val="none" w:sz="0" w:space="0" w:color="D9D9E3"/>
                <w:right w:val="none" w:sz="0" w:space="0" w:color="D9D9E3"/>
                <w:between w:val="none" w:sz="0" w:space="0" w:color="D9D9E3"/>
              </w:pBdr>
              <w:jc w:val="center"/>
              <w:rPr>
                <w:rFonts w:eastAsia="Tahoma" w:cs="Times New Roman"/>
                <w:bCs/>
                <w:lang w:val="en-AU"/>
              </w:rPr>
            </w:pPr>
            <w:r w:rsidRPr="000A0F64">
              <w:rPr>
                <w:rFonts w:eastAsia="Tahoma" w:cs="Times New Roman"/>
                <w:bCs/>
                <w:lang w:val="en-AU"/>
              </w:rPr>
              <w:t>Local</w:t>
            </w:r>
          </w:p>
        </w:tc>
        <w:tc>
          <w:tcPr>
            <w:tcW w:w="0" w:type="auto"/>
            <w:vMerge/>
          </w:tcPr>
          <w:p w14:paraId="10DC7663"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r>
      <w:tr w:rsidR="00FC4E3A" w:rsidRPr="000A0F64" w14:paraId="0BE39490" w14:textId="77777777" w:rsidTr="00174B5E">
        <w:trPr>
          <w:trHeight w:val="20"/>
          <w:jc w:val="center"/>
        </w:trPr>
        <w:tc>
          <w:tcPr>
            <w:tcW w:w="0" w:type="auto"/>
          </w:tcPr>
          <w:p w14:paraId="17432DDA"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
                <w:lang w:val="en-AU"/>
              </w:rPr>
            </w:pPr>
          </w:p>
        </w:tc>
        <w:tc>
          <w:tcPr>
            <w:tcW w:w="0" w:type="auto"/>
          </w:tcPr>
          <w:p w14:paraId="0742BE6B" w14:textId="77777777" w:rsidR="00FC4E3A" w:rsidRPr="000A0F64" w:rsidRDefault="00FC4E3A" w:rsidP="00006C54">
            <w:pPr>
              <w:pStyle w:val="ListParagraph"/>
              <w:numPr>
                <w:ilvl w:val="0"/>
                <w:numId w:val="7"/>
              </w:num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r w:rsidRPr="000A0F64">
              <w:rPr>
                <w:rFonts w:eastAsia="Tahoma" w:cs="Times New Roman"/>
                <w:bCs/>
                <w:lang w:val="en-AU"/>
              </w:rPr>
              <w:t>Assets</w:t>
            </w:r>
          </w:p>
        </w:tc>
        <w:tc>
          <w:tcPr>
            <w:tcW w:w="0" w:type="auto"/>
          </w:tcPr>
          <w:p w14:paraId="268FC785"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c>
          <w:tcPr>
            <w:tcW w:w="0" w:type="auto"/>
          </w:tcPr>
          <w:p w14:paraId="74E5F914"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c>
          <w:tcPr>
            <w:tcW w:w="0" w:type="auto"/>
          </w:tcPr>
          <w:p w14:paraId="35916436"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jc w:val="center"/>
              <w:rPr>
                <w:rFonts w:eastAsia="Tahoma" w:cs="Times New Roman"/>
                <w:bCs/>
                <w:lang w:val="en-AU"/>
              </w:rPr>
            </w:pPr>
            <w:r w:rsidRPr="000A0F64">
              <w:rPr>
                <w:rFonts w:eastAsia="Tahoma" w:cs="Times New Roman"/>
                <w:bCs/>
                <w:lang w:val="en-AU"/>
              </w:rPr>
              <w:t>Local</w:t>
            </w:r>
          </w:p>
        </w:tc>
        <w:tc>
          <w:tcPr>
            <w:tcW w:w="0" w:type="auto"/>
            <w:vMerge/>
          </w:tcPr>
          <w:p w14:paraId="25BE2D7B"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r>
      <w:tr w:rsidR="00FC4E3A" w:rsidRPr="000A0F64" w14:paraId="11DFCBA6" w14:textId="77777777" w:rsidTr="00174B5E">
        <w:trPr>
          <w:trHeight w:val="20"/>
          <w:jc w:val="center"/>
        </w:trPr>
        <w:tc>
          <w:tcPr>
            <w:tcW w:w="0" w:type="auto"/>
          </w:tcPr>
          <w:p w14:paraId="34C719BA"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
                <w:lang w:val="en-AU"/>
              </w:rPr>
            </w:pPr>
          </w:p>
        </w:tc>
        <w:tc>
          <w:tcPr>
            <w:tcW w:w="0" w:type="auto"/>
          </w:tcPr>
          <w:p w14:paraId="5532BE00" w14:textId="77777777" w:rsidR="00FC4E3A" w:rsidRPr="000A0F64" w:rsidRDefault="00FC4E3A" w:rsidP="00006C54">
            <w:pPr>
              <w:pStyle w:val="ListParagraph"/>
              <w:numPr>
                <w:ilvl w:val="0"/>
                <w:numId w:val="7"/>
              </w:num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r w:rsidRPr="000A0F64">
              <w:rPr>
                <w:rFonts w:eastAsia="Tahoma" w:cs="Times New Roman"/>
                <w:bCs/>
                <w:lang w:val="en-AU"/>
              </w:rPr>
              <w:t>Flexibility</w:t>
            </w:r>
          </w:p>
        </w:tc>
        <w:tc>
          <w:tcPr>
            <w:tcW w:w="0" w:type="auto"/>
          </w:tcPr>
          <w:p w14:paraId="16AFE024"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c>
          <w:tcPr>
            <w:tcW w:w="0" w:type="auto"/>
          </w:tcPr>
          <w:p w14:paraId="74368C42"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c>
          <w:tcPr>
            <w:tcW w:w="0" w:type="auto"/>
          </w:tcPr>
          <w:p w14:paraId="6BAFAF3E"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jc w:val="center"/>
              <w:rPr>
                <w:rFonts w:eastAsia="Tahoma" w:cs="Times New Roman"/>
                <w:bCs/>
                <w:lang w:val="en-AU"/>
              </w:rPr>
            </w:pPr>
            <w:r w:rsidRPr="000A0F64">
              <w:rPr>
                <w:rFonts w:eastAsia="Tahoma" w:cs="Times New Roman"/>
                <w:bCs/>
                <w:lang w:val="en-AU"/>
              </w:rPr>
              <w:t>Local</w:t>
            </w:r>
          </w:p>
        </w:tc>
        <w:tc>
          <w:tcPr>
            <w:tcW w:w="0" w:type="auto"/>
            <w:vMerge/>
          </w:tcPr>
          <w:p w14:paraId="4DE2D3AF"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r>
      <w:tr w:rsidR="00FC4E3A" w:rsidRPr="000A0F64" w14:paraId="7AE68A69" w14:textId="77777777" w:rsidTr="00174B5E">
        <w:trPr>
          <w:trHeight w:val="20"/>
          <w:jc w:val="center"/>
        </w:trPr>
        <w:tc>
          <w:tcPr>
            <w:tcW w:w="0" w:type="auto"/>
          </w:tcPr>
          <w:p w14:paraId="5194686F"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
                <w:lang w:val="en-AU"/>
              </w:rPr>
            </w:pPr>
          </w:p>
        </w:tc>
        <w:tc>
          <w:tcPr>
            <w:tcW w:w="0" w:type="auto"/>
          </w:tcPr>
          <w:p w14:paraId="45774EF4" w14:textId="77777777" w:rsidR="00FC4E3A" w:rsidRPr="000A0F64" w:rsidRDefault="00FC4E3A" w:rsidP="00006C54">
            <w:pPr>
              <w:pStyle w:val="ListParagraph"/>
              <w:numPr>
                <w:ilvl w:val="0"/>
                <w:numId w:val="7"/>
              </w:num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r w:rsidRPr="000A0F64">
              <w:rPr>
                <w:rFonts w:eastAsia="Tahoma" w:cs="Times New Roman"/>
                <w:bCs/>
                <w:lang w:val="en-AU"/>
              </w:rPr>
              <w:t>Agency</w:t>
            </w:r>
          </w:p>
        </w:tc>
        <w:tc>
          <w:tcPr>
            <w:tcW w:w="0" w:type="auto"/>
          </w:tcPr>
          <w:p w14:paraId="0D1CBE4F"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c>
          <w:tcPr>
            <w:tcW w:w="0" w:type="auto"/>
          </w:tcPr>
          <w:p w14:paraId="22BDA41C"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c>
          <w:tcPr>
            <w:tcW w:w="0" w:type="auto"/>
          </w:tcPr>
          <w:p w14:paraId="604D7D9E"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jc w:val="center"/>
              <w:rPr>
                <w:rFonts w:eastAsia="Tahoma" w:cs="Times New Roman"/>
                <w:bCs/>
                <w:lang w:val="en-AU"/>
              </w:rPr>
            </w:pPr>
            <w:r w:rsidRPr="000A0F64">
              <w:rPr>
                <w:rFonts w:eastAsia="Tahoma" w:cs="Times New Roman"/>
                <w:bCs/>
                <w:lang w:val="en-AU"/>
              </w:rPr>
              <w:t>Local</w:t>
            </w:r>
          </w:p>
        </w:tc>
        <w:tc>
          <w:tcPr>
            <w:tcW w:w="0" w:type="auto"/>
            <w:vMerge/>
          </w:tcPr>
          <w:p w14:paraId="17D90020"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r>
      <w:tr w:rsidR="00FC4E3A" w:rsidRPr="000A0F64" w14:paraId="5C5A9A12" w14:textId="77777777" w:rsidTr="00174B5E">
        <w:trPr>
          <w:trHeight w:val="20"/>
          <w:jc w:val="center"/>
        </w:trPr>
        <w:tc>
          <w:tcPr>
            <w:tcW w:w="0" w:type="auto"/>
          </w:tcPr>
          <w:p w14:paraId="7958E696"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
                <w:lang w:val="en-AU"/>
              </w:rPr>
            </w:pPr>
          </w:p>
        </w:tc>
        <w:tc>
          <w:tcPr>
            <w:tcW w:w="0" w:type="auto"/>
          </w:tcPr>
          <w:p w14:paraId="6292FFDA" w14:textId="77777777" w:rsidR="00FC4E3A" w:rsidRPr="000A0F64" w:rsidRDefault="00FC4E3A" w:rsidP="00006C54">
            <w:pPr>
              <w:pStyle w:val="ListParagraph"/>
              <w:numPr>
                <w:ilvl w:val="0"/>
                <w:numId w:val="7"/>
              </w:num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r w:rsidRPr="000A0F64">
              <w:rPr>
                <w:rFonts w:eastAsia="Tahoma" w:cs="Times New Roman"/>
                <w:bCs/>
                <w:lang w:val="en-AU"/>
              </w:rPr>
              <w:t>Organisation</w:t>
            </w:r>
          </w:p>
        </w:tc>
        <w:tc>
          <w:tcPr>
            <w:tcW w:w="0" w:type="auto"/>
          </w:tcPr>
          <w:p w14:paraId="3C6E35AC"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c>
          <w:tcPr>
            <w:tcW w:w="0" w:type="auto"/>
          </w:tcPr>
          <w:p w14:paraId="6B0DDB67"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c>
          <w:tcPr>
            <w:tcW w:w="0" w:type="auto"/>
          </w:tcPr>
          <w:p w14:paraId="0DA6E90B"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jc w:val="center"/>
              <w:rPr>
                <w:rFonts w:eastAsia="Tahoma" w:cs="Times New Roman"/>
                <w:bCs/>
                <w:lang w:val="en-AU"/>
              </w:rPr>
            </w:pPr>
            <w:r w:rsidRPr="000A0F64">
              <w:rPr>
                <w:rFonts w:eastAsia="Tahoma" w:cs="Times New Roman"/>
                <w:bCs/>
                <w:lang w:val="en-AU"/>
              </w:rPr>
              <w:t>Local</w:t>
            </w:r>
          </w:p>
        </w:tc>
        <w:tc>
          <w:tcPr>
            <w:tcW w:w="0" w:type="auto"/>
            <w:vMerge/>
          </w:tcPr>
          <w:p w14:paraId="574710C1"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r>
      <w:tr w:rsidR="00FC4E3A" w:rsidRPr="000A0F64" w14:paraId="1005CD11" w14:textId="77777777" w:rsidTr="00174B5E">
        <w:trPr>
          <w:trHeight w:val="20"/>
          <w:jc w:val="center"/>
        </w:trPr>
        <w:tc>
          <w:tcPr>
            <w:tcW w:w="0" w:type="auto"/>
          </w:tcPr>
          <w:p w14:paraId="1AD59C34"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
                <w:lang w:val="en-AU"/>
              </w:rPr>
            </w:pPr>
          </w:p>
        </w:tc>
        <w:tc>
          <w:tcPr>
            <w:tcW w:w="0" w:type="auto"/>
          </w:tcPr>
          <w:p w14:paraId="0FD62D71"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
                <w:lang w:val="en-AU"/>
              </w:rPr>
            </w:pPr>
            <w:r w:rsidRPr="000A0F64">
              <w:rPr>
                <w:rFonts w:eastAsia="Tahoma" w:cs="Times New Roman"/>
                <w:b/>
                <w:lang w:val="en-AU"/>
              </w:rPr>
              <w:t>Sensitivity:</w:t>
            </w:r>
          </w:p>
        </w:tc>
        <w:tc>
          <w:tcPr>
            <w:tcW w:w="0" w:type="auto"/>
          </w:tcPr>
          <w:p w14:paraId="269A0485"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c>
          <w:tcPr>
            <w:tcW w:w="0" w:type="auto"/>
          </w:tcPr>
          <w:p w14:paraId="7DAC2C31"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c>
          <w:tcPr>
            <w:tcW w:w="0" w:type="auto"/>
          </w:tcPr>
          <w:p w14:paraId="512857C0"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jc w:val="center"/>
              <w:rPr>
                <w:rFonts w:eastAsia="Tahoma" w:cs="Times New Roman"/>
                <w:bCs/>
                <w:lang w:val="en-AU"/>
              </w:rPr>
            </w:pPr>
          </w:p>
        </w:tc>
        <w:tc>
          <w:tcPr>
            <w:tcW w:w="0" w:type="auto"/>
          </w:tcPr>
          <w:p w14:paraId="13BB35A6"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r>
      <w:tr w:rsidR="00FC4E3A" w:rsidRPr="000A0F64" w14:paraId="2FC5C6BC" w14:textId="77777777" w:rsidTr="00174B5E">
        <w:trPr>
          <w:trHeight w:val="20"/>
          <w:jc w:val="center"/>
        </w:trPr>
        <w:tc>
          <w:tcPr>
            <w:tcW w:w="0" w:type="auto"/>
          </w:tcPr>
          <w:p w14:paraId="4998BBA6"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
                <w:lang w:val="en-AU"/>
              </w:rPr>
            </w:pPr>
          </w:p>
        </w:tc>
        <w:tc>
          <w:tcPr>
            <w:tcW w:w="0" w:type="auto"/>
          </w:tcPr>
          <w:p w14:paraId="0363AB2C" w14:textId="77777777" w:rsidR="00FC4E3A" w:rsidRPr="000A0F64" w:rsidRDefault="00FC4E3A" w:rsidP="00006C54">
            <w:pPr>
              <w:pStyle w:val="ListParagraph"/>
              <w:numPr>
                <w:ilvl w:val="0"/>
                <w:numId w:val="7"/>
              </w:num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r w:rsidRPr="000A0F64">
              <w:rPr>
                <w:rFonts w:eastAsia="Tahoma" w:cs="Times New Roman"/>
                <w:bCs/>
                <w:lang w:val="en-AU"/>
              </w:rPr>
              <w:t>Livelihood</w:t>
            </w:r>
          </w:p>
        </w:tc>
        <w:tc>
          <w:tcPr>
            <w:tcW w:w="0" w:type="auto"/>
          </w:tcPr>
          <w:p w14:paraId="21AA5EA0"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c>
          <w:tcPr>
            <w:tcW w:w="0" w:type="auto"/>
          </w:tcPr>
          <w:p w14:paraId="1FFCD6FA"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c>
          <w:tcPr>
            <w:tcW w:w="0" w:type="auto"/>
          </w:tcPr>
          <w:p w14:paraId="41CFE6CC"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jc w:val="center"/>
              <w:rPr>
                <w:rFonts w:eastAsia="Tahoma" w:cs="Times New Roman"/>
                <w:bCs/>
                <w:lang w:val="en-AU"/>
              </w:rPr>
            </w:pPr>
            <w:r w:rsidRPr="000A0F64">
              <w:rPr>
                <w:rFonts w:eastAsia="Tahoma" w:cs="Times New Roman"/>
                <w:bCs/>
                <w:lang w:val="en-AU"/>
              </w:rPr>
              <w:t>Local</w:t>
            </w:r>
          </w:p>
        </w:tc>
        <w:tc>
          <w:tcPr>
            <w:tcW w:w="0" w:type="auto"/>
          </w:tcPr>
          <w:p w14:paraId="5FD5FFDE"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r>
      <w:tr w:rsidR="00FC4E3A" w:rsidRPr="000A0F64" w14:paraId="17612477" w14:textId="77777777" w:rsidTr="00174B5E">
        <w:trPr>
          <w:trHeight w:val="20"/>
          <w:jc w:val="center"/>
        </w:trPr>
        <w:tc>
          <w:tcPr>
            <w:tcW w:w="0" w:type="auto"/>
          </w:tcPr>
          <w:p w14:paraId="5165E107"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
                <w:lang w:val="en-AU"/>
              </w:rPr>
            </w:pPr>
          </w:p>
        </w:tc>
        <w:tc>
          <w:tcPr>
            <w:tcW w:w="0" w:type="auto"/>
          </w:tcPr>
          <w:p w14:paraId="4C76B55D" w14:textId="77777777" w:rsidR="00FC4E3A" w:rsidRPr="000A0F64" w:rsidRDefault="00FC4E3A" w:rsidP="00006C54">
            <w:pPr>
              <w:pStyle w:val="ListParagraph"/>
              <w:numPr>
                <w:ilvl w:val="0"/>
                <w:numId w:val="7"/>
              </w:num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r w:rsidRPr="000A0F64">
              <w:rPr>
                <w:rFonts w:eastAsia="Tahoma" w:cs="Times New Roman"/>
                <w:bCs/>
                <w:lang w:val="en-AU"/>
              </w:rPr>
              <w:t>Demographics</w:t>
            </w:r>
          </w:p>
        </w:tc>
        <w:tc>
          <w:tcPr>
            <w:tcW w:w="0" w:type="auto"/>
          </w:tcPr>
          <w:p w14:paraId="0118993D"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c>
          <w:tcPr>
            <w:tcW w:w="0" w:type="auto"/>
          </w:tcPr>
          <w:p w14:paraId="27BB7495"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c>
          <w:tcPr>
            <w:tcW w:w="0" w:type="auto"/>
          </w:tcPr>
          <w:p w14:paraId="5D742D2E"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jc w:val="center"/>
              <w:rPr>
                <w:rFonts w:eastAsia="Tahoma" w:cs="Times New Roman"/>
                <w:bCs/>
                <w:lang w:val="en-AU"/>
              </w:rPr>
            </w:pPr>
            <w:r w:rsidRPr="000A0F64">
              <w:rPr>
                <w:rFonts w:eastAsia="Tahoma" w:cs="Times New Roman"/>
                <w:bCs/>
                <w:lang w:val="en-AU"/>
              </w:rPr>
              <w:t>Local</w:t>
            </w:r>
          </w:p>
        </w:tc>
        <w:tc>
          <w:tcPr>
            <w:tcW w:w="0" w:type="auto"/>
          </w:tcPr>
          <w:p w14:paraId="4CF613C4"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r>
      <w:tr w:rsidR="00FC4E3A" w:rsidRPr="000A0F64" w14:paraId="56345DF9" w14:textId="77777777" w:rsidTr="00174B5E">
        <w:trPr>
          <w:trHeight w:val="20"/>
          <w:jc w:val="center"/>
        </w:trPr>
        <w:tc>
          <w:tcPr>
            <w:tcW w:w="0" w:type="auto"/>
          </w:tcPr>
          <w:p w14:paraId="04C0B00B"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
                <w:lang w:val="en-AU"/>
              </w:rPr>
            </w:pPr>
          </w:p>
        </w:tc>
        <w:tc>
          <w:tcPr>
            <w:tcW w:w="0" w:type="auto"/>
          </w:tcPr>
          <w:p w14:paraId="6F2E3C0F" w14:textId="77777777" w:rsidR="00FC4E3A" w:rsidRPr="000A0F64" w:rsidRDefault="00FC4E3A" w:rsidP="00006C54">
            <w:pPr>
              <w:pStyle w:val="ListParagraph"/>
              <w:numPr>
                <w:ilvl w:val="0"/>
                <w:numId w:val="7"/>
              </w:num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r w:rsidRPr="000A0F64">
              <w:rPr>
                <w:rFonts w:eastAsia="Tahoma" w:cs="Times New Roman"/>
                <w:bCs/>
                <w:lang w:val="en-AU"/>
              </w:rPr>
              <w:t>Cultural</w:t>
            </w:r>
          </w:p>
        </w:tc>
        <w:tc>
          <w:tcPr>
            <w:tcW w:w="0" w:type="auto"/>
          </w:tcPr>
          <w:p w14:paraId="5BC2EFC7"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c>
          <w:tcPr>
            <w:tcW w:w="0" w:type="auto"/>
          </w:tcPr>
          <w:p w14:paraId="60758786"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c>
          <w:tcPr>
            <w:tcW w:w="0" w:type="auto"/>
          </w:tcPr>
          <w:p w14:paraId="17DCFE8B"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jc w:val="center"/>
              <w:rPr>
                <w:rFonts w:eastAsia="Tahoma" w:cs="Times New Roman"/>
                <w:bCs/>
                <w:lang w:val="en-AU"/>
              </w:rPr>
            </w:pPr>
            <w:r w:rsidRPr="000A0F64">
              <w:rPr>
                <w:rFonts w:eastAsia="Tahoma" w:cs="Times New Roman"/>
                <w:bCs/>
                <w:lang w:val="en-AU"/>
              </w:rPr>
              <w:t>Local</w:t>
            </w:r>
          </w:p>
        </w:tc>
        <w:tc>
          <w:tcPr>
            <w:tcW w:w="0" w:type="auto"/>
          </w:tcPr>
          <w:p w14:paraId="141DCC54"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r>
      <w:tr w:rsidR="00FC4E3A" w:rsidRPr="000A0F64" w14:paraId="6528A678" w14:textId="77777777" w:rsidTr="00174B5E">
        <w:trPr>
          <w:trHeight w:val="20"/>
          <w:jc w:val="center"/>
        </w:trPr>
        <w:tc>
          <w:tcPr>
            <w:tcW w:w="0" w:type="auto"/>
          </w:tcPr>
          <w:p w14:paraId="320600C9"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
                <w:lang w:val="en-AU"/>
              </w:rPr>
            </w:pPr>
          </w:p>
        </w:tc>
        <w:tc>
          <w:tcPr>
            <w:tcW w:w="0" w:type="auto"/>
          </w:tcPr>
          <w:p w14:paraId="2B58E501" w14:textId="77777777" w:rsidR="00FC4E3A" w:rsidRPr="000A0F64" w:rsidRDefault="00FC4E3A" w:rsidP="00006C54">
            <w:pPr>
              <w:pStyle w:val="ListParagraph"/>
              <w:numPr>
                <w:ilvl w:val="0"/>
                <w:numId w:val="7"/>
              </w:num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r w:rsidRPr="000A0F64">
              <w:rPr>
                <w:rFonts w:eastAsia="Tahoma" w:cs="Times New Roman"/>
                <w:bCs/>
                <w:lang w:val="en-AU"/>
              </w:rPr>
              <w:t>Health</w:t>
            </w:r>
          </w:p>
        </w:tc>
        <w:tc>
          <w:tcPr>
            <w:tcW w:w="0" w:type="auto"/>
          </w:tcPr>
          <w:p w14:paraId="0C5623DE"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c>
          <w:tcPr>
            <w:tcW w:w="0" w:type="auto"/>
          </w:tcPr>
          <w:p w14:paraId="5FAAC095"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c>
          <w:tcPr>
            <w:tcW w:w="0" w:type="auto"/>
          </w:tcPr>
          <w:p w14:paraId="34AAF22A"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jc w:val="center"/>
              <w:rPr>
                <w:rFonts w:eastAsia="Tahoma" w:cs="Times New Roman"/>
                <w:bCs/>
                <w:lang w:val="en-AU"/>
              </w:rPr>
            </w:pPr>
            <w:r w:rsidRPr="000A0F64">
              <w:rPr>
                <w:rFonts w:eastAsia="Tahoma" w:cs="Times New Roman"/>
                <w:bCs/>
                <w:lang w:val="en-AU"/>
              </w:rPr>
              <w:t>Local</w:t>
            </w:r>
          </w:p>
        </w:tc>
        <w:tc>
          <w:tcPr>
            <w:tcW w:w="0" w:type="auto"/>
          </w:tcPr>
          <w:p w14:paraId="1D190D87" w14:textId="77777777" w:rsidR="00FC4E3A" w:rsidRPr="000A0F64" w:rsidRDefault="00FC4E3A" w:rsidP="00006C54">
            <w:pPr>
              <w:pBdr>
                <w:top w:val="none" w:sz="0" w:space="0" w:color="D9D9E3"/>
                <w:left w:val="none" w:sz="0" w:space="0" w:color="D9D9E3"/>
                <w:bottom w:val="none" w:sz="0" w:space="0" w:color="D9D9E3"/>
                <w:right w:val="none" w:sz="0" w:space="0" w:color="D9D9E3"/>
                <w:between w:val="none" w:sz="0" w:space="0" w:color="D9D9E3"/>
              </w:pBdr>
              <w:rPr>
                <w:rFonts w:eastAsia="Tahoma" w:cs="Times New Roman"/>
                <w:bCs/>
                <w:lang w:val="en-AU"/>
              </w:rPr>
            </w:pPr>
          </w:p>
        </w:tc>
      </w:tr>
    </w:tbl>
    <w:p w14:paraId="394F3063" w14:textId="7EF3B7EE" w:rsidR="00FC4E3A" w:rsidRPr="000A0F64" w:rsidRDefault="00FC4E3A" w:rsidP="003F2588">
      <w:pPr>
        <w:spacing w:line="360" w:lineRule="auto"/>
        <w:rPr>
          <w:rFonts w:cs="Times New Roman"/>
          <w:b/>
          <w:bCs/>
        </w:rPr>
        <w:sectPr w:rsidR="00FC4E3A" w:rsidRPr="000A0F64" w:rsidSect="00174B5E">
          <w:pgSz w:w="16838" w:h="11906" w:orient="landscape"/>
          <w:pgMar w:top="1440" w:right="1440" w:bottom="1440" w:left="1440" w:header="708" w:footer="708" w:gutter="0"/>
          <w:cols w:space="708"/>
          <w:docGrid w:linePitch="360"/>
        </w:sectPr>
      </w:pPr>
      <w:r w:rsidRPr="000A0F64">
        <w:rPr>
          <w:rFonts w:cs="Times New Roman"/>
          <w:b/>
          <w:bCs/>
        </w:rPr>
        <w:br w:type="page"/>
      </w:r>
    </w:p>
    <w:p w14:paraId="39E8EFC2" w14:textId="77777777" w:rsidR="00CB32A8" w:rsidRPr="006806F2" w:rsidRDefault="00003E9E" w:rsidP="003F2588">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
        </w:rPr>
      </w:pPr>
      <w:r w:rsidRPr="006806F2">
        <w:rPr>
          <w:rFonts w:eastAsia="Tahoma" w:cs="Times New Roman"/>
          <w:b/>
        </w:rPr>
        <w:lastRenderedPageBreak/>
        <w:t>#Regridding climate datasets</w:t>
      </w:r>
    </w:p>
    <w:p w14:paraId="3842BE31" w14:textId="77777777" w:rsidR="00CB32A8" w:rsidRPr="006806F2" w:rsidRDefault="00003E9E" w:rsidP="003F2588">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rPr>
      </w:pPr>
      <w:r w:rsidRPr="006806F2">
        <w:rPr>
          <w:rFonts w:eastAsia="Tahoma" w:cs="Times New Roman"/>
          <w:bCs/>
        </w:rPr>
        <w:t xml:space="preserve">One of the most widely used models is the Coupled Model Intercomparison Project (CMIP), used to study the Earth's climate system. The latest version of the CMIP model is CMIP6, which includes a high-resolution ocean component. However, the raw data from the CMIP6 model is not always at a high enough resolution for certain research purposes. </w:t>
      </w:r>
      <w:r w:rsidR="005D2C89" w:rsidRPr="006806F2">
        <w:rPr>
          <w:rFonts w:eastAsia="Tahoma" w:cs="Times New Roman"/>
          <w:bCs/>
        </w:rPr>
        <w:t>This report</w:t>
      </w:r>
      <w:r w:rsidRPr="006806F2">
        <w:rPr>
          <w:rFonts w:eastAsia="Tahoma" w:cs="Times New Roman"/>
          <w:bCs/>
        </w:rPr>
        <w:t xml:space="preserve"> will describe a methodology for </w:t>
      </w:r>
      <w:r w:rsidR="005D2C89" w:rsidRPr="006806F2">
        <w:rPr>
          <w:rFonts w:eastAsia="Tahoma" w:cs="Times New Roman"/>
          <w:bCs/>
        </w:rPr>
        <w:t>regarding</w:t>
      </w:r>
      <w:r w:rsidRPr="006806F2">
        <w:rPr>
          <w:rFonts w:eastAsia="Tahoma" w:cs="Times New Roman"/>
          <w:bCs/>
        </w:rPr>
        <w:t xml:space="preserve"> CMIP6 ocean data to a higher resolution using the Climate Data Operators (CDO) tool. The CDO tool is a command-line tool that can be used to manipulate climate data. It includes a wide range of commands, including the ability to re-grid data.</w:t>
      </w:r>
    </w:p>
    <w:p w14:paraId="73873A09" w14:textId="77777777" w:rsidR="00CB32A8" w:rsidRPr="006806F2" w:rsidRDefault="00003E9E" w:rsidP="006806F2">
      <w:p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rPr>
      </w:pPr>
      <w:r w:rsidRPr="006806F2">
        <w:rPr>
          <w:rFonts w:eastAsia="Tahoma" w:cs="Times New Roman"/>
          <w:bCs/>
        </w:rPr>
        <w:t xml:space="preserve">The </w:t>
      </w:r>
      <w:proofErr w:type="spellStart"/>
      <w:r w:rsidRPr="006806F2">
        <w:rPr>
          <w:rFonts w:eastAsia="Tahoma" w:cs="Times New Roman"/>
          <w:bCs/>
        </w:rPr>
        <w:t>regridding</w:t>
      </w:r>
      <w:proofErr w:type="spellEnd"/>
      <w:r w:rsidRPr="006806F2">
        <w:rPr>
          <w:rFonts w:eastAsia="Tahoma" w:cs="Times New Roman"/>
          <w:bCs/>
        </w:rPr>
        <w:t xml:space="preserve"> of CMIP6 ocean data to high resolution using CDO involves the following steps:</w:t>
      </w:r>
    </w:p>
    <w:p w14:paraId="25CA5C1D" w14:textId="77777777" w:rsidR="00CB32A8" w:rsidRPr="006806F2" w:rsidRDefault="00003E9E" w:rsidP="006806F2">
      <w:pPr>
        <w:pStyle w:val="ListParagraph"/>
        <w:numPr>
          <w:ilvl w:val="0"/>
          <w:numId w:val="17"/>
        </w:num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rPr>
      </w:pPr>
      <w:r w:rsidRPr="006806F2">
        <w:rPr>
          <w:rFonts w:eastAsia="Tahoma" w:cs="Times New Roman"/>
          <w:bCs/>
        </w:rPr>
        <w:t xml:space="preserve">Data preparation: The CMIP6 ocean data are downloaded from the Earth System Grid Federation (ESGF) data portal and checked for completeness and consistency. The data can be downloaded in </w:t>
      </w:r>
      <w:proofErr w:type="spellStart"/>
      <w:r w:rsidRPr="006806F2">
        <w:rPr>
          <w:rFonts w:eastAsia="Tahoma" w:cs="Times New Roman"/>
          <w:bCs/>
        </w:rPr>
        <w:t>netCDF</w:t>
      </w:r>
      <w:proofErr w:type="spellEnd"/>
      <w:r w:rsidRPr="006806F2">
        <w:rPr>
          <w:rFonts w:eastAsia="Tahoma" w:cs="Times New Roman"/>
          <w:bCs/>
        </w:rPr>
        <w:t xml:space="preserve"> format, a widely used format for climate data. Once the data is downloaded, it can be re-gridded using the CDO tool.</w:t>
      </w:r>
    </w:p>
    <w:p w14:paraId="5F3C8D4A" w14:textId="77777777" w:rsidR="00CB32A8" w:rsidRPr="006806F2" w:rsidRDefault="00003E9E" w:rsidP="006806F2">
      <w:pPr>
        <w:pStyle w:val="ListParagraph"/>
        <w:numPr>
          <w:ilvl w:val="0"/>
          <w:numId w:val="17"/>
        </w:num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rPr>
      </w:pPr>
      <w:r w:rsidRPr="006806F2">
        <w:rPr>
          <w:rFonts w:eastAsia="Tahoma" w:cs="Times New Roman"/>
          <w:bCs/>
        </w:rPr>
        <w:t xml:space="preserve">Remapping: The CMIP6 ocean data is remapped to a high-resolution grid using the CDO </w:t>
      </w:r>
      <w:proofErr w:type="spellStart"/>
      <w:r w:rsidRPr="006806F2">
        <w:rPr>
          <w:rFonts w:eastAsia="Tahoma" w:cs="Times New Roman"/>
          <w:bCs/>
        </w:rPr>
        <w:t>remapdis</w:t>
      </w:r>
      <w:proofErr w:type="spellEnd"/>
      <w:r w:rsidRPr="006806F2">
        <w:rPr>
          <w:rFonts w:eastAsia="Tahoma" w:cs="Times New Roman"/>
          <w:bCs/>
        </w:rPr>
        <w:t xml:space="preserve"> command. The remapping is done using the nearest neighbor interpolation method, which preserves the values of the original grid cells. To re-grid the downloaded SST data, the "</w:t>
      </w:r>
      <w:proofErr w:type="spellStart"/>
      <w:r w:rsidRPr="006806F2">
        <w:rPr>
          <w:rFonts w:eastAsia="Tahoma" w:cs="Times New Roman"/>
          <w:b/>
        </w:rPr>
        <w:t>remapcon</w:t>
      </w:r>
      <w:proofErr w:type="spellEnd"/>
      <w:r w:rsidRPr="006806F2">
        <w:rPr>
          <w:rFonts w:eastAsia="Tahoma" w:cs="Times New Roman"/>
          <w:bCs/>
        </w:rPr>
        <w:t xml:space="preserve">" command is used which allows to re-grid the SST data to a new </w:t>
      </w:r>
      <w:r w:rsidR="00826585" w:rsidRPr="006806F2">
        <w:rPr>
          <w:rFonts w:eastAsia="Tahoma" w:cs="Times New Roman"/>
          <w:bCs/>
        </w:rPr>
        <w:t>high-resolution</w:t>
      </w:r>
      <w:r w:rsidRPr="006806F2">
        <w:rPr>
          <w:rFonts w:eastAsia="Tahoma" w:cs="Times New Roman"/>
          <w:bCs/>
        </w:rPr>
        <w:t xml:space="preserve"> grid. The following is an example command for </w:t>
      </w:r>
      <w:proofErr w:type="spellStart"/>
      <w:r w:rsidRPr="006806F2">
        <w:rPr>
          <w:rFonts w:eastAsia="Tahoma" w:cs="Times New Roman"/>
          <w:bCs/>
        </w:rPr>
        <w:t>regridding</w:t>
      </w:r>
      <w:proofErr w:type="spellEnd"/>
      <w:r w:rsidRPr="006806F2">
        <w:rPr>
          <w:rFonts w:eastAsia="Tahoma" w:cs="Times New Roman"/>
          <w:bCs/>
        </w:rPr>
        <w:t xml:space="preserve"> the data to a high-resolution grid: </w:t>
      </w:r>
      <w:proofErr w:type="spellStart"/>
      <w:r w:rsidRPr="006806F2">
        <w:rPr>
          <w:rFonts w:eastAsia="Tahoma" w:cs="Times New Roman"/>
          <w:bCs/>
        </w:rPr>
        <w:t>cdo</w:t>
      </w:r>
      <w:proofErr w:type="spellEnd"/>
      <w:r w:rsidRPr="006806F2">
        <w:rPr>
          <w:rFonts w:eastAsia="Tahoma" w:cs="Times New Roman"/>
          <w:bCs/>
        </w:rPr>
        <w:t xml:space="preserve"> </w:t>
      </w:r>
      <w:proofErr w:type="gramStart"/>
      <w:r w:rsidRPr="006806F2">
        <w:rPr>
          <w:rFonts w:eastAsia="Tahoma" w:cs="Times New Roman"/>
          <w:b/>
        </w:rPr>
        <w:t>remapcon,grid.txt</w:t>
      </w:r>
      <w:proofErr w:type="gramEnd"/>
      <w:r w:rsidRPr="006806F2">
        <w:rPr>
          <w:rFonts w:eastAsia="Tahoma" w:cs="Times New Roman"/>
          <w:bCs/>
        </w:rPr>
        <w:t xml:space="preserve"> infile.nc outfile.nc In this command, "grid.txt" is the file containing the high-resolution grid, "infile.nc" is the input file, and "outfile.nc" is the output file.</w:t>
      </w:r>
    </w:p>
    <w:p w14:paraId="3043772E" w14:textId="046074EB" w:rsidR="00CB32A8" w:rsidRPr="006806F2" w:rsidRDefault="00003E9E" w:rsidP="006806F2">
      <w:pPr>
        <w:pStyle w:val="ListParagraph"/>
        <w:numPr>
          <w:ilvl w:val="0"/>
          <w:numId w:val="17"/>
        </w:numPr>
        <w:pBdr>
          <w:top w:val="none" w:sz="0" w:space="0" w:color="D9D9E3"/>
          <w:left w:val="none" w:sz="0" w:space="0" w:color="D9D9E3"/>
          <w:bottom w:val="none" w:sz="0" w:space="0" w:color="D9D9E3"/>
          <w:right w:val="none" w:sz="0" w:space="0" w:color="D9D9E3"/>
          <w:between w:val="none" w:sz="0" w:space="0" w:color="D9D9E3"/>
        </w:pBdr>
        <w:spacing w:line="360" w:lineRule="auto"/>
        <w:rPr>
          <w:rFonts w:eastAsia="Tahoma" w:cs="Times New Roman"/>
          <w:bCs/>
        </w:rPr>
      </w:pPr>
      <w:r w:rsidRPr="006806F2">
        <w:rPr>
          <w:rFonts w:eastAsia="Tahoma" w:cs="Times New Roman"/>
          <w:bCs/>
        </w:rPr>
        <w:t xml:space="preserve">Output: The final output is a high-resolution version of the CMIP6 ocean data that can be used for further analysis and </w:t>
      </w:r>
      <w:r w:rsidR="005D2C89" w:rsidRPr="006806F2">
        <w:rPr>
          <w:rFonts w:eastAsia="Tahoma" w:cs="Times New Roman"/>
          <w:bCs/>
        </w:rPr>
        <w:t>modelling</w:t>
      </w:r>
      <w:r w:rsidRPr="006806F2">
        <w:rPr>
          <w:rFonts w:eastAsia="Tahoma" w:cs="Times New Roman"/>
          <w:bCs/>
        </w:rPr>
        <w:t>.</w:t>
      </w:r>
    </w:p>
    <w:sectPr w:rsidR="00CB32A8" w:rsidRPr="006806F2">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rEFA" w:date="2023-02-25T08:42:00Z" w:initials="DrEFA">
    <w:p w14:paraId="594A6AF1" w14:textId="7E3CFD5E" w:rsidR="004A44F6" w:rsidRDefault="004A44F6" w:rsidP="00174B5E">
      <w:pPr>
        <w:pStyle w:val="CommentText"/>
      </w:pPr>
      <w:r>
        <w:rPr>
          <w:rStyle w:val="CommentReference"/>
        </w:rPr>
        <w:annotationRef/>
      </w:r>
      <w:r>
        <w:rPr>
          <w:lang w:val="en-US"/>
        </w:rPr>
        <w:t>Risk is being calculated at the community level.</w:t>
      </w:r>
    </w:p>
  </w:comment>
  <w:comment w:id="1" w:author="Maina Mbui" w:date="2023-03-16T13:59:00Z" w:initials="MM">
    <w:p w14:paraId="16F57D37" w14:textId="77777777" w:rsidR="004A44F6" w:rsidRDefault="004A44F6" w:rsidP="003A22BD">
      <w:r>
        <w:rPr>
          <w:rStyle w:val="CommentReference"/>
        </w:rPr>
        <w:annotationRef/>
      </w:r>
      <w:r>
        <w:rPr>
          <w:color w:val="000000"/>
          <w:sz w:val="20"/>
          <w:szCs w:val="20"/>
        </w:rPr>
        <w:t>Correct..village level precisely. household&lt;village&lt;community</w:t>
      </w:r>
    </w:p>
    <w:p w14:paraId="62D15C67" w14:textId="77777777" w:rsidR="004A44F6" w:rsidRDefault="004A44F6" w:rsidP="003A22BD"/>
  </w:comment>
  <w:comment w:id="2" w:author="DrEFA" w:date="2023-02-25T08:40:00Z" w:initials="DrEFA">
    <w:p w14:paraId="14D2C8D1" w14:textId="77777777" w:rsidR="004A44F6" w:rsidRDefault="004A44F6" w:rsidP="00174B5E">
      <w:pPr>
        <w:pStyle w:val="CommentText"/>
      </w:pPr>
      <w:r>
        <w:rPr>
          <w:rStyle w:val="CommentReference"/>
        </w:rPr>
        <w:annotationRef/>
      </w:r>
      <w:r>
        <w:rPr>
          <w:lang w:val="en-US"/>
        </w:rPr>
        <w:t>Perhaps we can use the "residual risk" theory for this part?</w:t>
      </w:r>
    </w:p>
  </w:comment>
  <w:comment w:id="3" w:author="Maina Mbui" w:date="2023-02-25T22:16:00Z" w:initials="MM">
    <w:p w14:paraId="756EB4E4" w14:textId="77777777" w:rsidR="004A44F6" w:rsidRDefault="004A44F6" w:rsidP="00174B5E">
      <w:r>
        <w:rPr>
          <w:rStyle w:val="CommentReference"/>
        </w:rPr>
        <w:annotationRef/>
      </w:r>
      <w:r>
        <w:rPr>
          <w:sz w:val="20"/>
          <w:szCs w:val="20"/>
        </w:rPr>
        <w:t>Brilliant! damage and loss mechanism is designed to address residual risk, which comes as a result of the adaptation gap. From this perspective, objective 3 and 4 could be combined</w:t>
      </w:r>
    </w:p>
  </w:comment>
  <w:comment w:id="22" w:author="Maina Mbui" w:date="2023-05-15T09:33:00Z" w:initials="MM">
    <w:p w14:paraId="4ED032AA" w14:textId="0125BE81" w:rsidR="004A44F6" w:rsidRDefault="004A44F6">
      <w:pPr>
        <w:pStyle w:val="CommentText"/>
      </w:pPr>
      <w:r>
        <w:rPr>
          <w:rStyle w:val="CommentReference"/>
        </w:rPr>
        <w:annotationRef/>
      </w:r>
      <w:r>
        <w:t>Will revise this to tover cross sectoral risk, residual risk and d&amp;l more broadly and regional perspective</w:t>
      </w:r>
    </w:p>
  </w:comment>
  <w:comment w:id="88" w:author="DrEFA" w:date="2023-05-13T16:57:00Z" w:initials="DrEFA">
    <w:p w14:paraId="7A41A722" w14:textId="77777777" w:rsidR="004A44F6" w:rsidRDefault="004A44F6">
      <w:pPr>
        <w:pStyle w:val="CommentText"/>
      </w:pPr>
      <w:r>
        <w:rPr>
          <w:rStyle w:val="CommentReference"/>
        </w:rPr>
        <w:annotationRef/>
      </w:r>
      <w:r>
        <w:t xml:space="preserve">Hi Team, </w:t>
      </w:r>
    </w:p>
    <w:p w14:paraId="43B5CF3E" w14:textId="77777777" w:rsidR="004A44F6" w:rsidRDefault="004A44F6">
      <w:pPr>
        <w:pStyle w:val="CommentText"/>
      </w:pPr>
    </w:p>
    <w:p w14:paraId="30DC5C29" w14:textId="77777777" w:rsidR="004A44F6" w:rsidRDefault="004A44F6">
      <w:pPr>
        <w:pStyle w:val="CommentText"/>
      </w:pPr>
      <w:r>
        <w:t>We have model specifying the link between impacts and vulnerability == "RISK". I am not sure how this representation aligns with this framework.</w:t>
      </w:r>
    </w:p>
    <w:p w14:paraId="10C8542F" w14:textId="77777777" w:rsidR="004A44F6" w:rsidRDefault="004A44F6">
      <w:pPr>
        <w:pStyle w:val="CommentText"/>
      </w:pPr>
    </w:p>
    <w:p w14:paraId="705246E5" w14:textId="77777777" w:rsidR="004A44F6" w:rsidRDefault="004A44F6">
      <w:pPr>
        <w:pStyle w:val="CommentText"/>
      </w:pPr>
      <w:r>
        <w:t>Paragraph (</w:t>
      </w:r>
      <w:r>
        <w:rPr>
          <w:b/>
          <w:bCs/>
        </w:rPr>
        <w:t>A</w:t>
      </w:r>
      <w:r>
        <w:t>): Are we discussing risk space and at the same time risk index? Its quite confusing that’s why this chapter has not progressed much from my side. My understanding of the framework is such that we have a risk score for communities across two climate scenario (see first paragraph of the results).</w:t>
      </w:r>
    </w:p>
    <w:p w14:paraId="1F76A565" w14:textId="77777777" w:rsidR="004A44F6" w:rsidRDefault="004A44F6">
      <w:pPr>
        <w:pStyle w:val="CommentText"/>
      </w:pPr>
    </w:p>
    <w:p w14:paraId="25B3E43E" w14:textId="77777777" w:rsidR="004A44F6" w:rsidRDefault="004A44F6">
      <w:pPr>
        <w:pStyle w:val="CommentText"/>
      </w:pPr>
      <w:r>
        <w:t>Paragraph (</w:t>
      </w:r>
      <w:r>
        <w:rPr>
          <w:b/>
          <w:bCs/>
        </w:rPr>
        <w:t>B</w:t>
      </w:r>
      <w:r>
        <w:t>): We can then progress to discuss the potential monetary losses.</w:t>
      </w:r>
    </w:p>
    <w:p w14:paraId="0147DC1E" w14:textId="77777777" w:rsidR="004A44F6" w:rsidRDefault="004A44F6">
      <w:pPr>
        <w:pStyle w:val="CommentText"/>
      </w:pPr>
    </w:p>
    <w:p w14:paraId="5B55CEF1" w14:textId="611D7259" w:rsidR="004A44F6" w:rsidRDefault="004A44F6" w:rsidP="002E159C">
      <w:pPr>
        <w:pStyle w:val="CommentText"/>
      </w:pPr>
      <w:r>
        <w:t>Any thoughts?</w:t>
      </w:r>
    </w:p>
    <w:p w14:paraId="41B89D78" w14:textId="627DD5F7" w:rsidR="004A44F6" w:rsidRDefault="004A44F6" w:rsidP="002E159C">
      <w:pPr>
        <w:pStyle w:val="CommentText"/>
      </w:pPr>
    </w:p>
    <w:p w14:paraId="1086489D" w14:textId="2DF67FA0" w:rsidR="004A44F6" w:rsidRDefault="004A44F6" w:rsidP="002E159C">
      <w:pPr>
        <w:pStyle w:val="CommentText"/>
      </w:pPr>
      <w:r>
        <w:t>JMM</w:t>
      </w:r>
    </w:p>
    <w:p w14:paraId="0462CBB7" w14:textId="77777777" w:rsidR="004A44F6" w:rsidRDefault="004A44F6" w:rsidP="002E159C">
      <w:pPr>
        <w:pStyle w:val="CommentText"/>
      </w:pPr>
    </w:p>
    <w:p w14:paraId="45A97956" w14:textId="6C9E182A" w:rsidR="004A44F6" w:rsidRDefault="004A44F6" w:rsidP="002E159C">
      <w:pPr>
        <w:pStyle w:val="CommentText"/>
      </w:pPr>
      <w:r>
        <w:t>This arrangement makes sense. (a) results from risk more broadly, can include exposure and hazard elements, including scenario comparison.</w:t>
      </w:r>
    </w:p>
    <w:p w14:paraId="7835114A" w14:textId="20FD2262" w:rsidR="004A44F6" w:rsidRDefault="004A44F6" w:rsidP="002E159C">
      <w:pPr>
        <w:pStyle w:val="CommentText"/>
      </w:pPr>
      <w:r>
        <w:t xml:space="preserve">(b) adaptation gap and damage and loss. </w:t>
      </w:r>
    </w:p>
    <w:p w14:paraId="5E60AFD7" w14:textId="7AFE32B3" w:rsidR="004A44F6" w:rsidRDefault="004A44F6" w:rsidP="002E159C">
      <w:pPr>
        <w:pStyle w:val="CommentText"/>
      </w:pPr>
      <w:r>
        <w:t>I like the box for the adaptation options.</w:t>
      </w:r>
    </w:p>
    <w:p w14:paraId="39FE6962" w14:textId="77777777" w:rsidR="004A44F6" w:rsidRDefault="004A44F6" w:rsidP="002E159C">
      <w:pPr>
        <w:pStyle w:val="CommentText"/>
      </w:pPr>
    </w:p>
    <w:p w14:paraId="3F1B86D1" w14:textId="77777777" w:rsidR="004A44F6" w:rsidRDefault="004A44F6" w:rsidP="002E159C">
      <w:pPr>
        <w:pStyle w:val="CommentText"/>
      </w:pPr>
    </w:p>
    <w:p w14:paraId="5FDA549E" w14:textId="77777777" w:rsidR="004A44F6" w:rsidRDefault="004A44F6" w:rsidP="002E159C">
      <w:pPr>
        <w:pStyle w:val="CommentText"/>
      </w:pPr>
    </w:p>
    <w:p w14:paraId="032DE551" w14:textId="77777777" w:rsidR="004A44F6" w:rsidRDefault="004A44F6" w:rsidP="002E159C">
      <w:pPr>
        <w:pStyle w:val="CommentText"/>
      </w:pPr>
    </w:p>
    <w:p w14:paraId="5FA2B420" w14:textId="77777777" w:rsidR="004A44F6" w:rsidRDefault="004A44F6" w:rsidP="002E159C">
      <w:pPr>
        <w:pStyle w:val="CommentText"/>
      </w:pPr>
    </w:p>
    <w:p w14:paraId="11E7FD8D" w14:textId="77777777" w:rsidR="004A44F6" w:rsidRDefault="004A44F6" w:rsidP="002E159C">
      <w:pPr>
        <w:pStyle w:val="CommentText"/>
      </w:pPr>
    </w:p>
    <w:p w14:paraId="58A1330B" w14:textId="7FE511C7" w:rsidR="004A44F6" w:rsidRDefault="004A44F6" w:rsidP="002E159C">
      <w:pPr>
        <w:pStyle w:val="CommentText"/>
      </w:pPr>
    </w:p>
  </w:comment>
  <w:comment w:id="89" w:author="DrEFA" w:date="2023-05-13T16:58:00Z" w:initials="DrEFA">
    <w:p w14:paraId="538E606F" w14:textId="3264461E" w:rsidR="004A44F6" w:rsidRDefault="004A44F6" w:rsidP="002E159C">
      <w:pPr>
        <w:pStyle w:val="CommentText"/>
      </w:pPr>
      <w:r>
        <w:rPr>
          <w:rStyle w:val="CommentReference"/>
        </w:rPr>
        <w:annotationRef/>
      </w:r>
      <w:r>
        <w:rPr>
          <w:noProof/>
        </w:rPr>
        <w:drawing>
          <wp:inline distT="0" distB="0" distL="0" distR="0" wp14:anchorId="6B051835" wp14:editId="647DC2C8">
            <wp:extent cx="5731510" cy="4170680"/>
            <wp:effectExtent l="0" t="0" r="2540" b="1270"/>
            <wp:docPr id="1170191201" name="Picture 2" descr="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91201" name="Picture 1170191201" descr="Fig1.png"/>
                    <pic:cNvPicPr/>
                  </pic:nvPicPr>
                  <pic:blipFill>
                    <a:blip r:embed="rId1">
                      <a:extLst>
                        <a:ext uri="{28A0092B-C50C-407E-A947-70E740481C1C}">
                          <a14:useLocalDpi xmlns:a14="http://schemas.microsoft.com/office/drawing/2010/main" val="0"/>
                        </a:ext>
                      </a:extLst>
                    </a:blip>
                    <a:stretch>
                      <a:fillRect/>
                    </a:stretch>
                  </pic:blipFill>
                  <pic:spPr>
                    <a:xfrm>
                      <a:off x="0" y="0"/>
                      <a:ext cx="5731510" cy="4170680"/>
                    </a:xfrm>
                    <a:prstGeom prst="rect">
                      <a:avLst/>
                    </a:prstGeom>
                  </pic:spPr>
                </pic:pic>
              </a:graphicData>
            </a:graphic>
          </wp:inline>
        </w:drawing>
      </w:r>
    </w:p>
  </w:comment>
  <w:comment w:id="132" w:author="DrEFA" w:date="2023-02-24T05:23:00Z" w:initials="DrEFA">
    <w:p w14:paraId="70BA731B" w14:textId="58049FA0" w:rsidR="004A44F6" w:rsidRDefault="004A44F6" w:rsidP="00396C46">
      <w:pPr>
        <w:pStyle w:val="CommentText"/>
      </w:pPr>
      <w:r>
        <w:rPr>
          <w:rStyle w:val="CommentReference"/>
        </w:rPr>
        <w:annotationRef/>
      </w:r>
      <w:r>
        <w:t>What is objective 2? What graphs/or tables are required?</w:t>
      </w:r>
    </w:p>
  </w:comment>
  <w:comment w:id="133" w:author="Maina Mbui [2]" w:date="2023-02-27T18:57:00Z" w:initials="MM">
    <w:p w14:paraId="3BDED3C3" w14:textId="77777777" w:rsidR="004A44F6" w:rsidRDefault="004A44F6" w:rsidP="00396C46">
      <w:pPr>
        <w:pStyle w:val="CommentText"/>
      </w:pPr>
      <w:r>
        <w:rPr>
          <w:rStyle w:val="CommentReference"/>
        </w:rPr>
        <w:annotationRef/>
      </w:r>
      <w:r>
        <w:t>Perhaps a heatmap of AC options against scores/potential?</w:t>
      </w:r>
    </w:p>
  </w:comment>
  <w:comment w:id="140" w:author="DrEFA" w:date="2023-05-04T08:12:00Z" w:initials="DrEFA">
    <w:p w14:paraId="0D4B8E4E" w14:textId="77777777" w:rsidR="004A44F6" w:rsidRDefault="004A44F6" w:rsidP="00E91BEF">
      <w:pPr>
        <w:pStyle w:val="CommentText"/>
      </w:pPr>
      <w:r>
        <w:rPr>
          <w:rStyle w:val="CommentReference"/>
        </w:rPr>
        <w:annotationRef/>
      </w:r>
      <w:r>
        <w:t xml:space="preserve">Hi team, I need help spreading the examples of options on Page 18 across these. </w:t>
      </w:r>
    </w:p>
  </w:comment>
  <w:comment w:id="142" w:author="DrEFA" w:date="2023-04-21T09:27:00Z" w:initials="DrEFA">
    <w:p w14:paraId="1C5545D3" w14:textId="72C362BB" w:rsidR="004A44F6" w:rsidRDefault="004A44F6" w:rsidP="003A22BD">
      <w:pPr>
        <w:pStyle w:val="CommentText"/>
      </w:pPr>
      <w:r>
        <w:rPr>
          <w:rStyle w:val="CommentReference"/>
        </w:rPr>
        <w:annotationRef/>
      </w:r>
      <w:r>
        <w:rPr>
          <w:color w:val="C00000"/>
          <w:lang w:val="en-US"/>
        </w:rPr>
        <w:t>What ethical considerations? How were the communities selected? How were the households sampled?</w:t>
      </w:r>
    </w:p>
  </w:comment>
  <w:comment w:id="143" w:author="DrEFA" w:date="2023-05-10T10:24:00Z" w:initials="DrEFA">
    <w:p w14:paraId="3EE078FA" w14:textId="77777777" w:rsidR="004A44F6" w:rsidRDefault="004A44F6" w:rsidP="002E159C">
      <w:pPr>
        <w:pStyle w:val="CommentText"/>
      </w:pPr>
      <w:r>
        <w:rPr>
          <w:rStyle w:val="CommentReference"/>
        </w:rPr>
        <w:annotationRef/>
      </w:r>
      <w:r>
        <w:t>We need a bit of justitification</w:t>
      </w:r>
    </w:p>
  </w:comment>
  <w:comment w:id="151" w:author="DrEFA" w:date="2023-03-15T18:08:00Z" w:initials="DrEFA">
    <w:p w14:paraId="199F0369" w14:textId="551CAC45" w:rsidR="004A44F6" w:rsidRDefault="004A44F6">
      <w:pPr>
        <w:pStyle w:val="CommentText"/>
      </w:pPr>
      <w:r>
        <w:rPr>
          <w:rStyle w:val="CommentReference"/>
        </w:rPr>
        <w:annotationRef/>
      </w:r>
      <w:r>
        <w:rPr>
          <w:lang w:val="en-US"/>
        </w:rPr>
        <w:t>1. Our analysis rely heavily on projected data, which is well known for their high uncertainties. At the moments. its unclear how to determine the uncertainties and report these uncertainties data given the highly irregular model selections across the different variables (some variables have only one model, while others have about 20).</w:t>
      </w:r>
    </w:p>
    <w:p w14:paraId="04528C05" w14:textId="77777777" w:rsidR="004A44F6" w:rsidRDefault="004A44F6">
      <w:pPr>
        <w:pStyle w:val="CommentText"/>
      </w:pPr>
    </w:p>
    <w:p w14:paraId="6DD24A1F" w14:textId="77777777" w:rsidR="004A44F6" w:rsidRDefault="004A44F6">
      <w:pPr>
        <w:pStyle w:val="CommentText"/>
      </w:pPr>
      <w:r>
        <w:rPr>
          <w:lang w:val="en-US"/>
        </w:rPr>
        <w:t>2. This is something to address before any formal analysis proceeds.</w:t>
      </w:r>
    </w:p>
    <w:p w14:paraId="37726AD8" w14:textId="77777777" w:rsidR="004A44F6" w:rsidRDefault="004A44F6">
      <w:pPr>
        <w:pStyle w:val="CommentText"/>
      </w:pPr>
    </w:p>
    <w:p w14:paraId="3B79A361" w14:textId="77777777" w:rsidR="004A44F6" w:rsidRDefault="004A44F6" w:rsidP="003A22BD">
      <w:pPr>
        <w:pStyle w:val="CommentText"/>
      </w:pPr>
      <w:r>
        <w:rPr>
          <w:lang w:val="en-US"/>
        </w:rPr>
        <w:t>3. Any thoughts?</w:t>
      </w:r>
    </w:p>
  </w:comment>
  <w:comment w:id="152" w:author="Maina Mbui" w:date="2023-03-16T14:14:00Z" w:initials="MM">
    <w:p w14:paraId="447DA1F2" w14:textId="77777777" w:rsidR="004A44F6" w:rsidRDefault="004A44F6" w:rsidP="003A22BD">
      <w:r>
        <w:rPr>
          <w:rStyle w:val="CommentReference"/>
        </w:rPr>
        <w:annotationRef/>
      </w:r>
      <w:r>
        <w:rPr>
          <w:sz w:val="20"/>
          <w:szCs w:val="20"/>
        </w:rPr>
        <w:t>Good point. I think it is more of a transparency issue hence the need for reporting the N models used and the variation among them. A table summarizing the variation (eg. coefficient of variation) in say TX based on different models would do. It may not matter as much at what point this happens during the analyses process</w:t>
      </w:r>
    </w:p>
  </w:comment>
  <w:comment w:id="153" w:author="DrEFA" w:date="2023-03-28T20:50:00Z" w:initials="DrEFA">
    <w:p w14:paraId="661389FD" w14:textId="77777777" w:rsidR="004A44F6" w:rsidRDefault="004A44F6" w:rsidP="003A22BD">
      <w:pPr>
        <w:pStyle w:val="CommentText"/>
      </w:pPr>
      <w:r>
        <w:rPr>
          <w:rStyle w:val="CommentReference"/>
        </w:rPr>
        <w:annotationRef/>
      </w:r>
      <w:r>
        <w:rPr>
          <w:lang w:val="en-US"/>
        </w:rPr>
        <w:t>Currently, I have the multimodal averaged layer. There are variables that have only 1 or two and we cannot estimate this CV or simple SDs. This is my concerns.</w:t>
      </w:r>
    </w:p>
  </w:comment>
  <w:comment w:id="154" w:author="DrEFA" w:date="2023-04-12T10:52:00Z" w:initials="DrEFA">
    <w:p w14:paraId="468E2251" w14:textId="0A00DF10" w:rsidR="004A44F6" w:rsidRDefault="004A44F6" w:rsidP="003A22BD">
      <w:pPr>
        <w:pStyle w:val="CommentText"/>
      </w:pPr>
      <w:r>
        <w:rPr>
          <w:rStyle w:val="CommentReference"/>
        </w:rPr>
        <w:annotationRef/>
      </w:r>
      <w:r>
        <w:t>It seems many of the models on the server did not follow these quality filters. @Majambo, lets discuss.</w:t>
      </w:r>
    </w:p>
  </w:comment>
  <w:comment w:id="164" w:author="DrEFA" w:date="2023-04-21T09:37:00Z" w:initials="DrEFA">
    <w:p w14:paraId="34363642" w14:textId="77777777" w:rsidR="004A44F6" w:rsidRDefault="004A44F6" w:rsidP="003A22BD">
      <w:pPr>
        <w:pStyle w:val="CommentText"/>
      </w:pPr>
      <w:r>
        <w:rPr>
          <w:rStyle w:val="CommentReference"/>
        </w:rPr>
        <w:annotationRef/>
      </w:r>
      <w:r>
        <w:t xml:space="preserve">Needs attention! I just used the data in the WIO folder. </w:t>
      </w:r>
    </w:p>
  </w:comment>
  <w:comment w:id="173" w:author="DrEFA" w:date="2023-05-12T15:14:00Z" w:initials="DrEFA">
    <w:p w14:paraId="75994C0E" w14:textId="77777777" w:rsidR="004A44F6" w:rsidRDefault="004A44F6" w:rsidP="002E159C">
      <w:pPr>
        <w:pStyle w:val="CommentText"/>
      </w:pPr>
      <w:r>
        <w:rPr>
          <w:rStyle w:val="CommentReference"/>
        </w:rPr>
        <w:annotationRef/>
      </w:r>
      <w:hyperlink r:id="rId2" w:history="1">
        <w:r w:rsidRPr="00296E33">
          <w:rPr>
            <w:rStyle w:val="Hyperlink"/>
            <w:lang w:val="en-US"/>
          </w:rPr>
          <w:t>https://github.com/StephDag/OneEarth_2022_Climate_MPAs_WIO</w:t>
        </w:r>
      </w:hyperlink>
    </w:p>
  </w:comment>
  <w:comment w:id="221" w:author="DrEFA" w:date="2023-03-03T08:56:00Z" w:initials="DrEFA">
    <w:p w14:paraId="22BA955C" w14:textId="4BAAF76E" w:rsidR="004A44F6" w:rsidRDefault="004A44F6" w:rsidP="00B520B6">
      <w:pPr>
        <w:pStyle w:val="CommentText"/>
      </w:pPr>
      <w:r>
        <w:rPr>
          <w:rStyle w:val="CommentReference"/>
        </w:rPr>
        <w:annotationRef/>
      </w:r>
      <w:r>
        <w:rPr>
          <w:lang w:val="en-US"/>
        </w:rPr>
        <w:t>Impact controls: perhaps potential impacts of national/subnational social safety nets</w:t>
      </w:r>
    </w:p>
  </w:comment>
  <w:comment w:id="222" w:author="DrEFA" w:date="2023-03-06T13:36:00Z" w:initials="DrEFA">
    <w:p w14:paraId="6B00B918" w14:textId="77777777" w:rsidR="004A44F6" w:rsidRDefault="004A44F6" w:rsidP="00B520B6">
      <w:pPr>
        <w:pStyle w:val="CommentText"/>
      </w:pPr>
      <w:r>
        <w:rPr>
          <w:rStyle w:val="CommentReference"/>
        </w:rPr>
        <w:annotationRef/>
      </w:r>
      <w:r>
        <w:t>Any thoughts?</w:t>
      </w:r>
    </w:p>
  </w:comment>
  <w:comment w:id="223" w:author="Maina Mbui" w:date="2023-03-16T14:20:00Z" w:initials="MM">
    <w:p w14:paraId="15C9C349" w14:textId="77777777" w:rsidR="004A44F6" w:rsidRDefault="004A44F6" w:rsidP="003A22BD">
      <w:r>
        <w:rPr>
          <w:rStyle w:val="CommentReference"/>
        </w:rPr>
        <w:annotationRef/>
      </w:r>
      <w:r>
        <w:rPr>
          <w:color w:val="000000"/>
          <w:sz w:val="20"/>
          <w:szCs w:val="20"/>
        </w:rPr>
        <w:t xml:space="preserve">i dont know..needs some thought. maybe we can get this from covid info..on whether they received help from the govt..it cos be  a good fit especially if we can avoid circularity with  relative covid response metric </w:t>
      </w:r>
    </w:p>
  </w:comment>
  <w:comment w:id="224" w:author="DrEFA" w:date="2023-02-17T13:57:00Z" w:initials="DrEFA">
    <w:p w14:paraId="4F748E4F" w14:textId="77777777" w:rsidR="004A44F6" w:rsidRDefault="004A44F6" w:rsidP="007867E2">
      <w:pPr>
        <w:pStyle w:val="CommentText"/>
      </w:pPr>
      <w:r>
        <w:rPr>
          <w:rStyle w:val="CommentReference"/>
        </w:rPr>
        <w:annotationRef/>
      </w:r>
      <w:r>
        <w:t xml:space="preserve">Currently, we have the extent of corals and mangroves. </w:t>
      </w:r>
    </w:p>
    <w:p w14:paraId="45843A2D" w14:textId="77777777" w:rsidR="004A44F6" w:rsidRDefault="004A44F6" w:rsidP="007867E2">
      <w:pPr>
        <w:pStyle w:val="CommentText"/>
      </w:pPr>
    </w:p>
    <w:p w14:paraId="7CB8BA25" w14:textId="77777777" w:rsidR="004A44F6" w:rsidRDefault="004A44F6" w:rsidP="007867E2">
      <w:pPr>
        <w:pStyle w:val="CommentText"/>
      </w:pPr>
      <w:r>
        <w:t>To my understanding, climate change will alter the functionalities of these systems more than its extent. So this conceptualisations becomes rather too simplistic.</w:t>
      </w:r>
    </w:p>
  </w:comment>
  <w:comment w:id="225" w:author="Maina Mbui" w:date="2023-02-23T20:12:00Z" w:initials="MM">
    <w:p w14:paraId="55CA0990" w14:textId="77777777" w:rsidR="004A44F6" w:rsidRDefault="004A44F6" w:rsidP="007867E2">
      <w:r>
        <w:rPr>
          <w:rStyle w:val="CommentReference"/>
        </w:rPr>
        <w:annotationRef/>
      </w:r>
      <w:r>
        <w:rPr>
          <w:color w:val="000000"/>
          <w:sz w:val="20"/>
          <w:szCs w:val="20"/>
        </w:rPr>
        <w:t>true..we can link communities to distant corals</w:t>
      </w:r>
    </w:p>
  </w:comment>
  <w:comment w:id="226" w:author="DrEFA" w:date="2023-02-25T15:24:00Z" w:initials="DrEFA">
    <w:p w14:paraId="42DDB759" w14:textId="77777777" w:rsidR="004A44F6" w:rsidRDefault="004A44F6" w:rsidP="007867E2">
      <w:pPr>
        <w:pStyle w:val="CommentText"/>
      </w:pPr>
      <w:r>
        <w:rPr>
          <w:rStyle w:val="CommentReference"/>
        </w:rPr>
        <w:annotationRef/>
      </w:r>
      <w:r>
        <w:rPr>
          <w:lang w:val="en-US"/>
        </w:rPr>
        <w:t>Also, we can focus on both coral extent and the diversity metrics you and Steph generated for the One Earth paper. This way, we know the impacts on the compositional change (rather than just the extent) of corals due to climate will degrade the ecosystem service delivery to local communities.</w:t>
      </w:r>
    </w:p>
  </w:comment>
  <w:comment w:id="227" w:author="Maina Mbui" w:date="2023-03-16T14:20:00Z" w:initials="MM">
    <w:p w14:paraId="4ECFA999" w14:textId="77777777" w:rsidR="004A44F6" w:rsidRDefault="004A44F6" w:rsidP="003A22BD">
      <w:r>
        <w:rPr>
          <w:rStyle w:val="CommentReference"/>
        </w:rPr>
        <w:annotationRef/>
      </w:r>
      <w:r>
        <w:rPr>
          <w:color w:val="000000"/>
          <w:sz w:val="20"/>
          <w:szCs w:val="20"/>
        </w:rPr>
        <w:t>did you get these data?</w:t>
      </w:r>
    </w:p>
  </w:comment>
  <w:comment w:id="228" w:author="DrEFA" w:date="2023-03-27T12:33:00Z" w:initials="DrEFA">
    <w:p w14:paraId="77A2CA6F" w14:textId="77777777" w:rsidR="004A44F6" w:rsidRDefault="004A44F6" w:rsidP="003A22BD">
      <w:pPr>
        <w:pStyle w:val="CommentText"/>
      </w:pPr>
      <w:r>
        <w:rPr>
          <w:rStyle w:val="CommentReference"/>
        </w:rPr>
        <w:annotationRef/>
      </w:r>
      <w:r>
        <w:t>Currently there is no clear approaches to integrate functional metric since we are not predicting or building correlative models. I am proceeding to weigh the climate metric by the  extent of the systems (mangrove, corals, seagrass etc.) in accordance with the initial thoughts.</w:t>
      </w:r>
    </w:p>
  </w:comment>
  <w:comment w:id="229" w:author="Maina Mbui" w:date="2023-03-24T22:06:00Z" w:initials="MM">
    <w:p w14:paraId="160C16E0" w14:textId="77777777" w:rsidR="004A44F6" w:rsidRDefault="004A44F6" w:rsidP="003A22BD">
      <w:r>
        <w:rPr>
          <w:rStyle w:val="CommentReference"/>
        </w:rPr>
        <w:annotationRef/>
      </w:r>
      <w:r>
        <w:rPr>
          <w:sz w:val="20"/>
          <w:szCs w:val="20"/>
        </w:rPr>
        <w:t>To apply this method:</w:t>
      </w:r>
      <w:r>
        <w:rPr>
          <w:sz w:val="20"/>
          <w:szCs w:val="20"/>
        </w:rPr>
        <w:cr/>
        <w:t>(i) create a 1 x 1 km matrix (fishnet) over the study extent. (ii) overlay the mesh with the village points and assign a value of 1 to mesh that intersect with a village point</w:t>
      </w:r>
      <w:r>
        <w:rPr>
          <w:sz w:val="20"/>
          <w:szCs w:val="20"/>
        </w:rPr>
        <w:cr/>
        <w:t xml:space="preserve">(iii) use idw function to interpolate the values, such that further away from the village the values will be small. </w:t>
      </w:r>
      <w:r>
        <w:rPr>
          <w:sz w:val="20"/>
          <w:szCs w:val="20"/>
        </w:rPr>
        <w:cr/>
        <w:t>(iv) use this layer to weight the impact on villages by multiplying it with impact.</w:t>
      </w:r>
      <w:r>
        <w:rPr>
          <w:sz w:val="20"/>
          <w:szCs w:val="20"/>
        </w:rPr>
        <w:cr/>
      </w:r>
      <w:r>
        <w:rPr>
          <w:sz w:val="20"/>
          <w:szCs w:val="20"/>
        </w:rPr>
        <w:cr/>
        <w:t xml:space="preserve">notes: depending on whether you use R or ArcGIS, you might want to convert your mesh to raster at some point. Also, the mesh needs to cover both land and sea. I hope this makes sense. feel free to vary/modify any of these steps e.g. mesh size etc. </w:t>
      </w:r>
    </w:p>
  </w:comment>
  <w:comment w:id="230" w:author="DrEFA" w:date="2023-03-25T12:46:00Z" w:initials="DrEFA">
    <w:p w14:paraId="68D63FDA" w14:textId="77777777" w:rsidR="004A44F6" w:rsidRDefault="004A44F6" w:rsidP="003A22BD">
      <w:pPr>
        <w:pStyle w:val="CommentText"/>
      </w:pPr>
      <w:r>
        <w:rPr>
          <w:rStyle w:val="CommentReference"/>
        </w:rPr>
        <w:annotationRef/>
      </w:r>
      <w:r>
        <w:t>From these approaches, it appears we are trying to spatialised the social risks rather than extracting impact information to the community level and estimating risk.</w:t>
      </w:r>
    </w:p>
  </w:comment>
  <w:comment w:id="231" w:author="Maina Mbui" w:date="2023-03-25T23:21:00Z" w:initials="MM">
    <w:p w14:paraId="7E5C7C09" w14:textId="77777777" w:rsidR="004A44F6" w:rsidRDefault="004A44F6" w:rsidP="003A22BD">
      <w:r>
        <w:rPr>
          <w:rStyle w:val="CommentReference"/>
        </w:rPr>
        <w:annotationRef/>
      </w:r>
      <w:r>
        <w:rPr>
          <w:sz w:val="20"/>
          <w:szCs w:val="20"/>
        </w:rPr>
        <w:t>it may be not perfect, but can be adopted for associating impact to social risks. for example to deal with potentially several  grids  associated with a village, one could conduct a weighted sum of all grids, given that each grid will have values based on ‘weight*(h*e)’ and are all scaled to 0-1. thoughts?</w:t>
      </w:r>
    </w:p>
  </w:comment>
  <w:comment w:id="232" w:author="DrEFA" w:date="2023-04-04T17:59:00Z" w:initials="DrEFA">
    <w:p w14:paraId="0E8AEA97" w14:textId="249AD0B4" w:rsidR="004A44F6" w:rsidRDefault="004A44F6" w:rsidP="003A22BD">
      <w:pPr>
        <w:pStyle w:val="CommentText"/>
      </w:pPr>
      <w:r>
        <w:rPr>
          <w:rStyle w:val="CommentReference"/>
        </w:rPr>
        <w:annotationRef/>
      </w:r>
      <w:r>
        <w:rPr>
          <w:noProof/>
        </w:rPr>
        <w:drawing>
          <wp:inline distT="0" distB="0" distL="0" distR="0" wp14:anchorId="62454F72" wp14:editId="2FF9D210">
            <wp:extent cx="1476581" cy="1257475"/>
            <wp:effectExtent l="0" t="0" r="0" b="0"/>
            <wp:docPr id="1178061656" name="Picture 1178061656" descr="Distance-based interpo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11419" name="Picture 604811419" descr="Distance-based interpolation"/>
                    <pic:cNvPicPr/>
                  </pic:nvPicPr>
                  <pic:blipFill>
                    <a:blip r:embed="rId3">
                      <a:extLst>
                        <a:ext uri="{28A0092B-C50C-407E-A947-70E740481C1C}">
                          <a14:useLocalDpi xmlns:a14="http://schemas.microsoft.com/office/drawing/2010/main" val="0"/>
                        </a:ext>
                      </a:extLst>
                    </a:blip>
                    <a:stretch>
                      <a:fillRect/>
                    </a:stretch>
                  </pic:blipFill>
                  <pic:spPr>
                    <a:xfrm>
                      <a:off x="0" y="0"/>
                      <a:ext cx="1476581" cy="1257475"/>
                    </a:xfrm>
                    <a:prstGeom prst="rect">
                      <a:avLst/>
                    </a:prstGeom>
                  </pic:spPr>
                </pic:pic>
              </a:graphicData>
            </a:graphic>
          </wp:inline>
        </w:drawing>
      </w:r>
    </w:p>
  </w:comment>
  <w:comment w:id="233" w:author="DrEFA" w:date="2023-04-04T18:07:00Z" w:initials="DrEFA">
    <w:p w14:paraId="22D08070" w14:textId="77777777" w:rsidR="004A44F6" w:rsidRDefault="004A44F6" w:rsidP="003A22BD">
      <w:pPr>
        <w:pStyle w:val="CommentText"/>
      </w:pPr>
      <w:r>
        <w:rPr>
          <w:rStyle w:val="CommentReference"/>
        </w:rPr>
        <w:annotationRef/>
      </w:r>
      <w:r>
        <w:t>Inverse distance weights have been generated for all villages now.</w:t>
      </w:r>
    </w:p>
  </w:comment>
  <w:comment w:id="234" w:author="DrEFA" w:date="2023-05-01T10:38:00Z" w:initials="DrEFA">
    <w:p w14:paraId="069B6A21" w14:textId="07F0B9B7" w:rsidR="004A44F6" w:rsidRDefault="004A44F6" w:rsidP="00E91BEF">
      <w:pPr>
        <w:pStyle w:val="CommentText"/>
      </w:pPr>
      <w:r>
        <w:rPr>
          <w:rStyle w:val="CommentReference"/>
        </w:rPr>
        <w:annotationRef/>
      </w:r>
      <w:r>
        <w:t>Do you reckon we rescale to the same US$/xx by inflation?</w:t>
      </w:r>
    </w:p>
  </w:comment>
  <w:comment w:id="235" w:author="DrEFA" w:date="2023-05-16T08:45:00Z" w:initials="DrEFA">
    <w:p w14:paraId="0494C6F3" w14:textId="77777777" w:rsidR="007D7D61" w:rsidRDefault="007D7D61" w:rsidP="00AD7170">
      <w:pPr>
        <w:pStyle w:val="CommentText"/>
      </w:pPr>
      <w:r>
        <w:rPr>
          <w:rStyle w:val="CommentReference"/>
        </w:rPr>
        <w:annotationRef/>
      </w:r>
      <w:hyperlink r:id="rId4" w:history="1">
        <w:r w:rsidRPr="00AD7170">
          <w:rPr>
            <w:rStyle w:val="Hyperlink"/>
          </w:rPr>
          <w:t>https://www.usinflationcalculator.com/</w:t>
        </w:r>
      </w:hyperlink>
    </w:p>
  </w:comment>
  <w:comment w:id="240" w:author="Maina Mbui" w:date="2023-04-08T21:24:00Z" w:initials="MM">
    <w:p w14:paraId="523E10EA" w14:textId="14DC8AB5" w:rsidR="004A44F6" w:rsidRDefault="004A44F6" w:rsidP="003A22BD">
      <w:r>
        <w:rPr>
          <w:rStyle w:val="CommentReference"/>
        </w:rPr>
        <w:annotationRef/>
      </w:r>
      <w:r>
        <w:rPr>
          <w:sz w:val="20"/>
          <w:szCs w:val="20"/>
        </w:rPr>
        <w:t>Hi Ernest, re: table on page 11. how about you and Majambo review the raw hazard data for the different SSPs to see whether the values of the different indicators differ across  scenarios. If the raw indicator values differ across scenarios, then we might need to trace how the differences are moderated by the hazard*exposure computations.</w:t>
      </w:r>
    </w:p>
  </w:comment>
  <w:comment w:id="241" w:author="DrEFA" w:date="2023-04-19T17:26:00Z" w:initials="DrEFA">
    <w:p w14:paraId="7231A5F1" w14:textId="77777777" w:rsidR="004A44F6" w:rsidRDefault="004A44F6" w:rsidP="003A22BD">
      <w:pPr>
        <w:pStyle w:val="CommentText"/>
      </w:pPr>
      <w:r>
        <w:rPr>
          <w:rStyle w:val="CommentReference"/>
        </w:rPr>
        <w:annotationRef/>
      </w:r>
      <w:r>
        <w:rPr>
          <w:lang w:val="en-US"/>
        </w:rPr>
        <w:t xml:space="preserve">Options do not follow any specific order for now. </w:t>
      </w:r>
    </w:p>
  </w:comment>
  <w:comment w:id="327" w:author="DrEFA" w:date="2023-02-24T11:45:00Z" w:initials="DrEFA">
    <w:p w14:paraId="29D77E53" w14:textId="77777777" w:rsidR="004A44F6" w:rsidRDefault="004A44F6" w:rsidP="00174B5E">
      <w:pPr>
        <w:pStyle w:val="CommentText"/>
      </w:pPr>
      <w:r>
        <w:rPr>
          <w:rStyle w:val="CommentReference"/>
        </w:rPr>
        <w:annotationRef/>
      </w:r>
      <w:r>
        <w:rPr>
          <w:noProof/>
        </w:rPr>
        <w:drawing>
          <wp:inline distT="0" distB="0" distL="0" distR="0" wp14:anchorId="5943FF1D" wp14:editId="5779344D">
            <wp:extent cx="7507605" cy="5731510"/>
            <wp:effectExtent l="0" t="0" r="0" b="2540"/>
            <wp:docPr id="1885427747" name="Picture 18854277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
                    <pic:cNvPicPr/>
                  </pic:nvPicPr>
                  <pic:blipFill>
                    <a:blip r:embed="rId5">
                      <a:extLst>
                        <a:ext uri="{28A0092B-C50C-407E-A947-70E740481C1C}">
                          <a14:useLocalDpi xmlns:a14="http://schemas.microsoft.com/office/drawing/2010/main" val="0"/>
                        </a:ext>
                      </a:extLst>
                    </a:blip>
                    <a:stretch>
                      <a:fillRect/>
                    </a:stretch>
                  </pic:blipFill>
                  <pic:spPr>
                    <a:xfrm>
                      <a:off x="0" y="0"/>
                      <a:ext cx="7507605" cy="5731510"/>
                    </a:xfrm>
                    <a:prstGeom prst="rect">
                      <a:avLst/>
                    </a:prstGeom>
                  </pic:spPr>
                </pic:pic>
              </a:graphicData>
            </a:graphic>
          </wp:inline>
        </w:drawing>
      </w:r>
    </w:p>
  </w:comment>
  <w:comment w:id="328" w:author="DrEFA" w:date="2023-02-10T13:57:00Z" w:initials="DrEFA">
    <w:p w14:paraId="4B16020E" w14:textId="77777777" w:rsidR="004A44F6" w:rsidRDefault="004A44F6" w:rsidP="00FC4E3A">
      <w:pPr>
        <w:pStyle w:val="CommentText"/>
      </w:pPr>
      <w:r>
        <w:rPr>
          <w:rStyle w:val="CommentReference"/>
        </w:rPr>
        <w:annotationRef/>
      </w:r>
      <w:r>
        <w:t>Variables selection needs a bit more rethinking</w:t>
      </w:r>
    </w:p>
  </w:comment>
  <w:comment w:id="329" w:author="DrEFA" w:date="2023-02-21T07:37:00Z" w:initials="DrEFA">
    <w:p w14:paraId="2659AD00" w14:textId="77777777" w:rsidR="004A44F6" w:rsidRDefault="004A44F6" w:rsidP="00FC4E3A">
      <w:pPr>
        <w:pStyle w:val="CommentText"/>
      </w:pPr>
      <w:r>
        <w:rPr>
          <w:rStyle w:val="CommentReference"/>
        </w:rPr>
        <w:annotationRef/>
      </w:r>
      <w:r>
        <w:t>More local examples are needed here. Please add.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4A6AF1" w15:done="0"/>
  <w15:commentEx w15:paraId="62D15C67" w15:paraIdParent="594A6AF1" w15:done="0"/>
  <w15:commentEx w15:paraId="14D2C8D1" w15:done="0"/>
  <w15:commentEx w15:paraId="756EB4E4" w15:paraIdParent="14D2C8D1" w15:done="0"/>
  <w15:commentEx w15:paraId="4ED032AA" w15:done="0"/>
  <w15:commentEx w15:paraId="58A1330B" w15:done="0"/>
  <w15:commentEx w15:paraId="538E606F" w15:paraIdParent="58A1330B" w15:done="0"/>
  <w15:commentEx w15:paraId="70BA731B" w15:done="0"/>
  <w15:commentEx w15:paraId="3BDED3C3" w15:paraIdParent="70BA731B" w15:done="0"/>
  <w15:commentEx w15:paraId="0D4B8E4E" w15:done="0"/>
  <w15:commentEx w15:paraId="1C5545D3" w15:done="0"/>
  <w15:commentEx w15:paraId="3EE078FA" w15:done="0"/>
  <w15:commentEx w15:paraId="3B79A361" w15:done="0"/>
  <w15:commentEx w15:paraId="447DA1F2" w15:paraIdParent="3B79A361" w15:done="0"/>
  <w15:commentEx w15:paraId="661389FD" w15:paraIdParent="3B79A361" w15:done="0"/>
  <w15:commentEx w15:paraId="468E2251" w15:done="0"/>
  <w15:commentEx w15:paraId="34363642" w15:done="0"/>
  <w15:commentEx w15:paraId="75994C0E" w15:done="0"/>
  <w15:commentEx w15:paraId="22BA955C" w15:done="0"/>
  <w15:commentEx w15:paraId="6B00B918" w15:paraIdParent="22BA955C" w15:done="0"/>
  <w15:commentEx w15:paraId="15C9C349" w15:paraIdParent="22BA955C" w15:done="0"/>
  <w15:commentEx w15:paraId="7CB8BA25" w15:done="0"/>
  <w15:commentEx w15:paraId="55CA0990" w15:paraIdParent="7CB8BA25" w15:done="0"/>
  <w15:commentEx w15:paraId="42DDB759" w15:paraIdParent="7CB8BA25" w15:done="0"/>
  <w15:commentEx w15:paraId="4ECFA999" w15:paraIdParent="7CB8BA25" w15:done="0"/>
  <w15:commentEx w15:paraId="77A2CA6F" w15:paraIdParent="7CB8BA25" w15:done="0"/>
  <w15:commentEx w15:paraId="160C16E0" w15:done="0"/>
  <w15:commentEx w15:paraId="68D63FDA" w15:paraIdParent="160C16E0" w15:done="0"/>
  <w15:commentEx w15:paraId="7E5C7C09" w15:paraIdParent="160C16E0" w15:done="0"/>
  <w15:commentEx w15:paraId="0E8AEA97" w15:paraIdParent="160C16E0" w15:done="0"/>
  <w15:commentEx w15:paraId="22D08070" w15:paraIdParent="160C16E0" w15:done="0"/>
  <w15:commentEx w15:paraId="069B6A21" w15:done="0"/>
  <w15:commentEx w15:paraId="0494C6F3" w15:paraIdParent="069B6A21" w15:done="0"/>
  <w15:commentEx w15:paraId="523E10EA" w15:done="0"/>
  <w15:commentEx w15:paraId="7231A5F1" w15:done="0"/>
  <w15:commentEx w15:paraId="29D77E53" w15:done="0"/>
  <w15:commentEx w15:paraId="4B16020E" w15:done="0"/>
  <w15:commentEx w15:paraId="2659AD0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4486B" w16cex:dateUtc="2023-02-24T21:42:00Z"/>
  <w16cex:commentExtensible w16cex:durableId="27BD9F61" w16cex:dateUtc="2023-03-16T02:59:00Z"/>
  <w16cex:commentExtensible w16cex:durableId="27A44806" w16cex:dateUtc="2023-02-24T21:40:00Z"/>
  <w16cex:commentExtensible w16cex:durableId="27A50735" w16cex:dateUtc="2023-02-25T11:16:00Z"/>
  <w16cex:commentExtensible w16cex:durableId="280A3FEC" w16cex:dateUtc="2023-05-13T06:57:00Z"/>
  <w16cex:commentExtensible w16cex:durableId="280A4020" w16cex:dateUtc="2023-05-13T06:58:00Z"/>
  <w16cex:commentExtensible w16cex:durableId="27FB7486" w16cex:dateUtc="2023-02-23T18:23:00Z"/>
  <w16cex:commentExtensible w16cex:durableId="27FDE788" w16cex:dateUtc="2023-05-03T22:12:00Z"/>
  <w16cex:commentExtensible w16cex:durableId="27ECD580" w16cex:dateUtc="2023-04-20T23:27:00Z"/>
  <w16cex:commentExtensible w16cex:durableId="2805EF71" w16cex:dateUtc="2023-05-10T00:24:00Z"/>
  <w16cex:commentExtensible w16cex:durableId="27BC8822" w16cex:dateUtc="2023-03-15T07:08:00Z"/>
  <w16cex:commentExtensible w16cex:durableId="27BDA2AC" w16cex:dateUtc="2023-03-16T03:14:00Z"/>
  <w16cex:commentExtensible w16cex:durableId="27CDD18F" w16cex:dateUtc="2023-03-28T09:50:00Z"/>
  <w16cex:commentExtensible w16cex:durableId="27E10BE9" w16cex:dateUtc="2023-04-12T00:52:00Z"/>
  <w16cex:commentExtensible w16cex:durableId="27ECD7E5" w16cex:dateUtc="2023-04-20T23:37:00Z"/>
  <w16cex:commentExtensible w16cex:durableId="2808D657" w16cex:dateUtc="2023-05-12T05:14:00Z"/>
  <w16cex:commentExtensible w16cex:durableId="27B1EBF8" w16cex:dateUtc="2023-03-02T21:56:00Z"/>
  <w16cex:commentExtensible w16cex:durableId="27B1EBF7" w16cex:dateUtc="2023-03-06T02:36:00Z"/>
  <w16cex:commentExtensible w16cex:durableId="27BDA411" w16cex:dateUtc="2023-03-16T03:20:00Z"/>
  <w16cex:commentExtensible w16cex:durableId="279A064E" w16cex:dateUtc="2023-02-17T02:57:00Z"/>
  <w16cex:commentExtensible w16cex:durableId="27A24719" w16cex:dateUtc="2023-02-23T09:12:00Z"/>
  <w16cex:commentExtensible w16cex:durableId="27A4A6AC" w16cex:dateUtc="2023-02-25T04:24:00Z"/>
  <w16cex:commentExtensible w16cex:durableId="27BDA433" w16cex:dateUtc="2023-03-16T03:20:00Z"/>
  <w16cex:commentExtensible w16cex:durableId="27CC0B84" w16cex:dateUtc="2023-03-27T01:33:00Z"/>
  <w16cex:commentExtensible w16cex:durableId="27C89D5B" w16cex:dateUtc="2023-03-24T11:06:00Z"/>
  <w16cex:commentExtensible w16cex:durableId="27C96B8E" w16cex:dateUtc="2023-03-25T01:46:00Z"/>
  <w16cex:commentExtensible w16cex:durableId="27CA008C" w16cex:dateUtc="2023-03-25T12:21:00Z"/>
  <w16cex:commentExtensible w16cex:durableId="27D6E3F8" w16cex:dateUtc="2023-04-04T07:59:00Z"/>
  <w16cex:commentExtensible w16cex:durableId="27D6E5E1" w16cex:dateUtc="2023-04-04T08:07:00Z"/>
  <w16cex:commentExtensible w16cex:durableId="27FA1536" w16cex:dateUtc="2023-05-01T00:38:00Z"/>
  <w16cex:commentExtensible w16cex:durableId="280DC13D" w16cex:dateUtc="2023-05-15T22:45:00Z"/>
  <w16cex:commentExtensible w16cex:durableId="27DC5A14" w16cex:dateUtc="2023-04-08T11:24:00Z"/>
  <w16cex:commentExtensible w16cex:durableId="27EAA2C0" w16cex:dateUtc="2023-04-19T07:26:00Z"/>
  <w16cex:commentExtensible w16cex:durableId="27A321F7" w16cex:dateUtc="2023-02-24T00:45:00Z"/>
  <w16cex:commentExtensible w16cex:durableId="279F7DA0" w16cex:dateUtc="2023-02-10T02:57:00Z"/>
  <w16cex:commentExtensible w16cex:durableId="279EF331" w16cex:dateUtc="2023-02-20T20: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4A6AF1" w16cid:durableId="27A4486B"/>
  <w16cid:commentId w16cid:paraId="62D15C67" w16cid:durableId="27BD9F61"/>
  <w16cid:commentId w16cid:paraId="14D2C8D1" w16cid:durableId="27A44806"/>
  <w16cid:commentId w16cid:paraId="756EB4E4" w16cid:durableId="27A50735"/>
  <w16cid:commentId w16cid:paraId="4ED032AA" w16cid:durableId="280C7AFB"/>
  <w16cid:commentId w16cid:paraId="58A1330B" w16cid:durableId="280A3FEC"/>
  <w16cid:commentId w16cid:paraId="538E606F" w16cid:durableId="280A4020"/>
  <w16cid:commentId w16cid:paraId="70BA731B" w16cid:durableId="27FB7486"/>
  <w16cid:commentId w16cid:paraId="3BDED3C3" w16cid:durableId="27FB7485"/>
  <w16cid:commentId w16cid:paraId="0D4B8E4E" w16cid:durableId="27FDE788"/>
  <w16cid:commentId w16cid:paraId="1C5545D3" w16cid:durableId="27ECD580"/>
  <w16cid:commentId w16cid:paraId="3EE078FA" w16cid:durableId="2805EF71"/>
  <w16cid:commentId w16cid:paraId="3B79A361" w16cid:durableId="27BC8822"/>
  <w16cid:commentId w16cid:paraId="447DA1F2" w16cid:durableId="27BDA2AC"/>
  <w16cid:commentId w16cid:paraId="661389FD" w16cid:durableId="27CDD18F"/>
  <w16cid:commentId w16cid:paraId="468E2251" w16cid:durableId="27E10BE9"/>
  <w16cid:commentId w16cid:paraId="34363642" w16cid:durableId="27ECD7E5"/>
  <w16cid:commentId w16cid:paraId="75994C0E" w16cid:durableId="2808D657"/>
  <w16cid:commentId w16cid:paraId="22BA955C" w16cid:durableId="27B1EBF8"/>
  <w16cid:commentId w16cid:paraId="6B00B918" w16cid:durableId="27B1EBF7"/>
  <w16cid:commentId w16cid:paraId="15C9C349" w16cid:durableId="27BDA411"/>
  <w16cid:commentId w16cid:paraId="7CB8BA25" w16cid:durableId="279A064E"/>
  <w16cid:commentId w16cid:paraId="55CA0990" w16cid:durableId="27A24719"/>
  <w16cid:commentId w16cid:paraId="42DDB759" w16cid:durableId="27A4A6AC"/>
  <w16cid:commentId w16cid:paraId="4ECFA999" w16cid:durableId="27BDA433"/>
  <w16cid:commentId w16cid:paraId="77A2CA6F" w16cid:durableId="27CC0B84"/>
  <w16cid:commentId w16cid:paraId="160C16E0" w16cid:durableId="27C89D5B"/>
  <w16cid:commentId w16cid:paraId="68D63FDA" w16cid:durableId="27C96B8E"/>
  <w16cid:commentId w16cid:paraId="7E5C7C09" w16cid:durableId="27CA008C"/>
  <w16cid:commentId w16cid:paraId="0E8AEA97" w16cid:durableId="27D6E3F8"/>
  <w16cid:commentId w16cid:paraId="22D08070" w16cid:durableId="27D6E5E1"/>
  <w16cid:commentId w16cid:paraId="069B6A21" w16cid:durableId="27FA1536"/>
  <w16cid:commentId w16cid:paraId="0494C6F3" w16cid:durableId="280DC13D"/>
  <w16cid:commentId w16cid:paraId="523E10EA" w16cid:durableId="27DC5A14"/>
  <w16cid:commentId w16cid:paraId="7231A5F1" w16cid:durableId="27EAA2C0"/>
  <w16cid:commentId w16cid:paraId="29D77E53" w16cid:durableId="27A321F7"/>
  <w16cid:commentId w16cid:paraId="4B16020E" w16cid:durableId="279F7DA0"/>
  <w16cid:commentId w16cid:paraId="2659AD00" w16cid:durableId="279EF33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18D55" w14:textId="77777777" w:rsidR="00BD1750" w:rsidRDefault="00BD1750" w:rsidP="00E30C41">
      <w:pPr>
        <w:spacing w:line="240" w:lineRule="auto"/>
      </w:pPr>
      <w:r>
        <w:separator/>
      </w:r>
    </w:p>
  </w:endnote>
  <w:endnote w:type="continuationSeparator" w:id="0">
    <w:p w14:paraId="6B19B5A1" w14:textId="77777777" w:rsidR="00BD1750" w:rsidRDefault="00BD1750" w:rsidP="00E30C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Arial"/>
    <w:charset w:val="00"/>
    <w:family w:val="auto"/>
    <w:pitch w:val="variable"/>
    <w:sig w:usb0="E0000AFF" w:usb1="5000217F" w:usb2="00000021" w:usb3="00000000" w:csb0="0000019F" w:csb1="00000000"/>
  </w:font>
  <w:font w:name="Segoe UI">
    <w:altName w:val="Arial"/>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235648"/>
      <w:docPartObj>
        <w:docPartGallery w:val="Page Numbers (Bottom of Page)"/>
        <w:docPartUnique/>
      </w:docPartObj>
    </w:sdtPr>
    <w:sdtEndPr>
      <w:rPr>
        <w:noProof/>
      </w:rPr>
    </w:sdtEndPr>
    <w:sdtContent>
      <w:p w14:paraId="37DB5B52" w14:textId="77777777" w:rsidR="004A44F6" w:rsidRDefault="004A44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4B3B8B" w14:textId="77777777" w:rsidR="004A44F6" w:rsidRDefault="004A44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2A465" w14:textId="77777777" w:rsidR="00BD1750" w:rsidRDefault="00BD1750" w:rsidP="00E30C41">
      <w:pPr>
        <w:spacing w:line="240" w:lineRule="auto"/>
      </w:pPr>
      <w:r>
        <w:separator/>
      </w:r>
    </w:p>
  </w:footnote>
  <w:footnote w:type="continuationSeparator" w:id="0">
    <w:p w14:paraId="69DC80E5" w14:textId="77777777" w:rsidR="00BD1750" w:rsidRDefault="00BD1750" w:rsidP="00E30C4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21215"/>
    <w:multiLevelType w:val="hybridMultilevel"/>
    <w:tmpl w:val="C130FDDC"/>
    <w:lvl w:ilvl="0" w:tplc="0C09000F">
      <w:start w:val="1"/>
      <w:numFmt w:val="decimal"/>
      <w:lvlText w:val="%1."/>
      <w:lvlJc w:val="left"/>
      <w:pPr>
        <w:ind w:left="5038" w:hanging="360"/>
      </w:pPr>
    </w:lvl>
    <w:lvl w:ilvl="1" w:tplc="0C090019" w:tentative="1">
      <w:start w:val="1"/>
      <w:numFmt w:val="lowerLetter"/>
      <w:lvlText w:val="%2."/>
      <w:lvlJc w:val="left"/>
      <w:pPr>
        <w:ind w:left="5758" w:hanging="360"/>
      </w:pPr>
    </w:lvl>
    <w:lvl w:ilvl="2" w:tplc="0C09001B" w:tentative="1">
      <w:start w:val="1"/>
      <w:numFmt w:val="lowerRoman"/>
      <w:lvlText w:val="%3."/>
      <w:lvlJc w:val="right"/>
      <w:pPr>
        <w:ind w:left="6478" w:hanging="180"/>
      </w:pPr>
    </w:lvl>
    <w:lvl w:ilvl="3" w:tplc="0C09000F" w:tentative="1">
      <w:start w:val="1"/>
      <w:numFmt w:val="decimal"/>
      <w:lvlText w:val="%4."/>
      <w:lvlJc w:val="left"/>
      <w:pPr>
        <w:ind w:left="7198" w:hanging="360"/>
      </w:pPr>
    </w:lvl>
    <w:lvl w:ilvl="4" w:tplc="0C090019" w:tentative="1">
      <w:start w:val="1"/>
      <w:numFmt w:val="lowerLetter"/>
      <w:lvlText w:val="%5."/>
      <w:lvlJc w:val="left"/>
      <w:pPr>
        <w:ind w:left="7918" w:hanging="360"/>
      </w:pPr>
    </w:lvl>
    <w:lvl w:ilvl="5" w:tplc="0C09001B" w:tentative="1">
      <w:start w:val="1"/>
      <w:numFmt w:val="lowerRoman"/>
      <w:lvlText w:val="%6."/>
      <w:lvlJc w:val="right"/>
      <w:pPr>
        <w:ind w:left="8638" w:hanging="180"/>
      </w:pPr>
    </w:lvl>
    <w:lvl w:ilvl="6" w:tplc="0C09000F" w:tentative="1">
      <w:start w:val="1"/>
      <w:numFmt w:val="decimal"/>
      <w:lvlText w:val="%7."/>
      <w:lvlJc w:val="left"/>
      <w:pPr>
        <w:ind w:left="9358" w:hanging="360"/>
      </w:pPr>
    </w:lvl>
    <w:lvl w:ilvl="7" w:tplc="0C090019" w:tentative="1">
      <w:start w:val="1"/>
      <w:numFmt w:val="lowerLetter"/>
      <w:lvlText w:val="%8."/>
      <w:lvlJc w:val="left"/>
      <w:pPr>
        <w:ind w:left="10078" w:hanging="360"/>
      </w:pPr>
    </w:lvl>
    <w:lvl w:ilvl="8" w:tplc="0C09001B" w:tentative="1">
      <w:start w:val="1"/>
      <w:numFmt w:val="lowerRoman"/>
      <w:lvlText w:val="%9."/>
      <w:lvlJc w:val="right"/>
      <w:pPr>
        <w:ind w:left="10798" w:hanging="180"/>
      </w:pPr>
    </w:lvl>
  </w:abstractNum>
  <w:abstractNum w:abstractNumId="1" w15:restartNumberingAfterBreak="0">
    <w:nsid w:val="16805A67"/>
    <w:multiLevelType w:val="hybridMultilevel"/>
    <w:tmpl w:val="E020CC3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6BD7349"/>
    <w:multiLevelType w:val="hybridMultilevel"/>
    <w:tmpl w:val="D35C273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15:restartNumberingAfterBreak="0">
    <w:nsid w:val="25BF59EB"/>
    <w:multiLevelType w:val="hybridMultilevel"/>
    <w:tmpl w:val="13BEC2A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7506FC5"/>
    <w:multiLevelType w:val="hybridMultilevel"/>
    <w:tmpl w:val="C8EA57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57A3CC1"/>
    <w:multiLevelType w:val="hybridMultilevel"/>
    <w:tmpl w:val="B030A6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A7B4D58"/>
    <w:multiLevelType w:val="hybridMultilevel"/>
    <w:tmpl w:val="ECD8B692"/>
    <w:lvl w:ilvl="0" w:tplc="85BE52F6">
      <w:start w:val="1"/>
      <w:numFmt w:val="bullet"/>
      <w:lvlText w:val="•"/>
      <w:lvlJc w:val="left"/>
      <w:pPr>
        <w:tabs>
          <w:tab w:val="num" w:pos="720"/>
        </w:tabs>
        <w:ind w:left="720" w:hanging="360"/>
      </w:pPr>
      <w:rPr>
        <w:rFonts w:ascii="Arial" w:hAnsi="Arial" w:hint="default"/>
      </w:rPr>
    </w:lvl>
    <w:lvl w:ilvl="1" w:tplc="0FC67204" w:tentative="1">
      <w:start w:val="1"/>
      <w:numFmt w:val="bullet"/>
      <w:lvlText w:val="•"/>
      <w:lvlJc w:val="left"/>
      <w:pPr>
        <w:tabs>
          <w:tab w:val="num" w:pos="1440"/>
        </w:tabs>
        <w:ind w:left="1440" w:hanging="360"/>
      </w:pPr>
      <w:rPr>
        <w:rFonts w:ascii="Arial" w:hAnsi="Arial" w:hint="default"/>
      </w:rPr>
    </w:lvl>
    <w:lvl w:ilvl="2" w:tplc="8856BCA4" w:tentative="1">
      <w:start w:val="1"/>
      <w:numFmt w:val="bullet"/>
      <w:lvlText w:val="•"/>
      <w:lvlJc w:val="left"/>
      <w:pPr>
        <w:tabs>
          <w:tab w:val="num" w:pos="2160"/>
        </w:tabs>
        <w:ind w:left="2160" w:hanging="360"/>
      </w:pPr>
      <w:rPr>
        <w:rFonts w:ascii="Arial" w:hAnsi="Arial" w:hint="default"/>
      </w:rPr>
    </w:lvl>
    <w:lvl w:ilvl="3" w:tplc="56488972" w:tentative="1">
      <w:start w:val="1"/>
      <w:numFmt w:val="bullet"/>
      <w:lvlText w:val="•"/>
      <w:lvlJc w:val="left"/>
      <w:pPr>
        <w:tabs>
          <w:tab w:val="num" w:pos="2880"/>
        </w:tabs>
        <w:ind w:left="2880" w:hanging="360"/>
      </w:pPr>
      <w:rPr>
        <w:rFonts w:ascii="Arial" w:hAnsi="Arial" w:hint="default"/>
      </w:rPr>
    </w:lvl>
    <w:lvl w:ilvl="4" w:tplc="56CC4D64" w:tentative="1">
      <w:start w:val="1"/>
      <w:numFmt w:val="bullet"/>
      <w:lvlText w:val="•"/>
      <w:lvlJc w:val="left"/>
      <w:pPr>
        <w:tabs>
          <w:tab w:val="num" w:pos="3600"/>
        </w:tabs>
        <w:ind w:left="3600" w:hanging="360"/>
      </w:pPr>
      <w:rPr>
        <w:rFonts w:ascii="Arial" w:hAnsi="Arial" w:hint="default"/>
      </w:rPr>
    </w:lvl>
    <w:lvl w:ilvl="5" w:tplc="74E62194" w:tentative="1">
      <w:start w:val="1"/>
      <w:numFmt w:val="bullet"/>
      <w:lvlText w:val="•"/>
      <w:lvlJc w:val="left"/>
      <w:pPr>
        <w:tabs>
          <w:tab w:val="num" w:pos="4320"/>
        </w:tabs>
        <w:ind w:left="4320" w:hanging="360"/>
      </w:pPr>
      <w:rPr>
        <w:rFonts w:ascii="Arial" w:hAnsi="Arial" w:hint="default"/>
      </w:rPr>
    </w:lvl>
    <w:lvl w:ilvl="6" w:tplc="7844276A" w:tentative="1">
      <w:start w:val="1"/>
      <w:numFmt w:val="bullet"/>
      <w:lvlText w:val="•"/>
      <w:lvlJc w:val="left"/>
      <w:pPr>
        <w:tabs>
          <w:tab w:val="num" w:pos="5040"/>
        </w:tabs>
        <w:ind w:left="5040" w:hanging="360"/>
      </w:pPr>
      <w:rPr>
        <w:rFonts w:ascii="Arial" w:hAnsi="Arial" w:hint="default"/>
      </w:rPr>
    </w:lvl>
    <w:lvl w:ilvl="7" w:tplc="844E054E" w:tentative="1">
      <w:start w:val="1"/>
      <w:numFmt w:val="bullet"/>
      <w:lvlText w:val="•"/>
      <w:lvlJc w:val="left"/>
      <w:pPr>
        <w:tabs>
          <w:tab w:val="num" w:pos="5760"/>
        </w:tabs>
        <w:ind w:left="5760" w:hanging="360"/>
      </w:pPr>
      <w:rPr>
        <w:rFonts w:ascii="Arial" w:hAnsi="Arial" w:hint="default"/>
      </w:rPr>
    </w:lvl>
    <w:lvl w:ilvl="8" w:tplc="FEE0749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D09326D"/>
    <w:multiLevelType w:val="hybridMultilevel"/>
    <w:tmpl w:val="5ED6A76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E307D86"/>
    <w:multiLevelType w:val="hybridMultilevel"/>
    <w:tmpl w:val="2EA6054C"/>
    <w:lvl w:ilvl="0" w:tplc="5B3A2B86">
      <w:start w:val="2"/>
      <w:numFmt w:val="bullet"/>
      <w:lvlText w:val="-"/>
      <w:lvlJc w:val="left"/>
      <w:pPr>
        <w:ind w:left="720" w:hanging="360"/>
      </w:pPr>
      <w:rPr>
        <w:rFonts w:ascii="Times New Roman" w:eastAsia="Tahom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544519"/>
    <w:multiLevelType w:val="hybridMultilevel"/>
    <w:tmpl w:val="1D127B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7DF085E"/>
    <w:multiLevelType w:val="hybridMultilevel"/>
    <w:tmpl w:val="538A3950"/>
    <w:lvl w:ilvl="0" w:tplc="072C6248">
      <w:start w:val="1"/>
      <w:numFmt w:val="bullet"/>
      <w:lvlText w:val="•"/>
      <w:lvlJc w:val="left"/>
      <w:pPr>
        <w:tabs>
          <w:tab w:val="num" w:pos="720"/>
        </w:tabs>
        <w:ind w:left="720" w:hanging="360"/>
      </w:pPr>
      <w:rPr>
        <w:rFonts w:ascii="Arial" w:hAnsi="Arial" w:hint="default"/>
      </w:rPr>
    </w:lvl>
    <w:lvl w:ilvl="1" w:tplc="F4D09B94" w:tentative="1">
      <w:start w:val="1"/>
      <w:numFmt w:val="bullet"/>
      <w:lvlText w:val="•"/>
      <w:lvlJc w:val="left"/>
      <w:pPr>
        <w:tabs>
          <w:tab w:val="num" w:pos="1440"/>
        </w:tabs>
        <w:ind w:left="1440" w:hanging="360"/>
      </w:pPr>
      <w:rPr>
        <w:rFonts w:ascii="Arial" w:hAnsi="Arial" w:hint="default"/>
      </w:rPr>
    </w:lvl>
    <w:lvl w:ilvl="2" w:tplc="11207AF8" w:tentative="1">
      <w:start w:val="1"/>
      <w:numFmt w:val="bullet"/>
      <w:lvlText w:val="•"/>
      <w:lvlJc w:val="left"/>
      <w:pPr>
        <w:tabs>
          <w:tab w:val="num" w:pos="2160"/>
        </w:tabs>
        <w:ind w:left="2160" w:hanging="360"/>
      </w:pPr>
      <w:rPr>
        <w:rFonts w:ascii="Arial" w:hAnsi="Arial" w:hint="default"/>
      </w:rPr>
    </w:lvl>
    <w:lvl w:ilvl="3" w:tplc="132E2D60" w:tentative="1">
      <w:start w:val="1"/>
      <w:numFmt w:val="bullet"/>
      <w:lvlText w:val="•"/>
      <w:lvlJc w:val="left"/>
      <w:pPr>
        <w:tabs>
          <w:tab w:val="num" w:pos="2880"/>
        </w:tabs>
        <w:ind w:left="2880" w:hanging="360"/>
      </w:pPr>
      <w:rPr>
        <w:rFonts w:ascii="Arial" w:hAnsi="Arial" w:hint="default"/>
      </w:rPr>
    </w:lvl>
    <w:lvl w:ilvl="4" w:tplc="0EE6F860" w:tentative="1">
      <w:start w:val="1"/>
      <w:numFmt w:val="bullet"/>
      <w:lvlText w:val="•"/>
      <w:lvlJc w:val="left"/>
      <w:pPr>
        <w:tabs>
          <w:tab w:val="num" w:pos="3600"/>
        </w:tabs>
        <w:ind w:left="3600" w:hanging="360"/>
      </w:pPr>
      <w:rPr>
        <w:rFonts w:ascii="Arial" w:hAnsi="Arial" w:hint="default"/>
      </w:rPr>
    </w:lvl>
    <w:lvl w:ilvl="5" w:tplc="3A764D8E" w:tentative="1">
      <w:start w:val="1"/>
      <w:numFmt w:val="bullet"/>
      <w:lvlText w:val="•"/>
      <w:lvlJc w:val="left"/>
      <w:pPr>
        <w:tabs>
          <w:tab w:val="num" w:pos="4320"/>
        </w:tabs>
        <w:ind w:left="4320" w:hanging="360"/>
      </w:pPr>
      <w:rPr>
        <w:rFonts w:ascii="Arial" w:hAnsi="Arial" w:hint="default"/>
      </w:rPr>
    </w:lvl>
    <w:lvl w:ilvl="6" w:tplc="9184FBD8" w:tentative="1">
      <w:start w:val="1"/>
      <w:numFmt w:val="bullet"/>
      <w:lvlText w:val="•"/>
      <w:lvlJc w:val="left"/>
      <w:pPr>
        <w:tabs>
          <w:tab w:val="num" w:pos="5040"/>
        </w:tabs>
        <w:ind w:left="5040" w:hanging="360"/>
      </w:pPr>
      <w:rPr>
        <w:rFonts w:ascii="Arial" w:hAnsi="Arial" w:hint="default"/>
      </w:rPr>
    </w:lvl>
    <w:lvl w:ilvl="7" w:tplc="3E8250A0" w:tentative="1">
      <w:start w:val="1"/>
      <w:numFmt w:val="bullet"/>
      <w:lvlText w:val="•"/>
      <w:lvlJc w:val="left"/>
      <w:pPr>
        <w:tabs>
          <w:tab w:val="num" w:pos="5760"/>
        </w:tabs>
        <w:ind w:left="5760" w:hanging="360"/>
      </w:pPr>
      <w:rPr>
        <w:rFonts w:ascii="Arial" w:hAnsi="Arial" w:hint="default"/>
      </w:rPr>
    </w:lvl>
    <w:lvl w:ilvl="8" w:tplc="5F744C2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99C1DDB"/>
    <w:multiLevelType w:val="hybridMultilevel"/>
    <w:tmpl w:val="B364A9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1E4795"/>
    <w:multiLevelType w:val="multilevel"/>
    <w:tmpl w:val="C24A4212"/>
    <w:lvl w:ilvl="0">
      <w:start w:val="1"/>
      <w:numFmt w:val="lowerLetter"/>
      <w:lvlText w:val="%1."/>
      <w:lvlJc w:val="left"/>
      <w:pPr>
        <w:ind w:left="720" w:hanging="360"/>
      </w:pPr>
      <w:rPr>
        <w:rFonts w:ascii="Roboto" w:eastAsia="Roboto" w:hAnsi="Roboto" w:cs="Roboto"/>
        <w:color w:val="D1D5D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5F091B32"/>
    <w:multiLevelType w:val="hybridMultilevel"/>
    <w:tmpl w:val="234A570E"/>
    <w:lvl w:ilvl="0" w:tplc="2A763CBC">
      <w:start w:val="1"/>
      <w:numFmt w:val="bullet"/>
      <w:lvlText w:val="•"/>
      <w:lvlJc w:val="left"/>
      <w:pPr>
        <w:tabs>
          <w:tab w:val="num" w:pos="720"/>
        </w:tabs>
        <w:ind w:left="720" w:hanging="360"/>
      </w:pPr>
      <w:rPr>
        <w:rFonts w:ascii="Arial" w:hAnsi="Arial" w:hint="default"/>
      </w:rPr>
    </w:lvl>
    <w:lvl w:ilvl="1" w:tplc="83865102" w:tentative="1">
      <w:start w:val="1"/>
      <w:numFmt w:val="bullet"/>
      <w:lvlText w:val="•"/>
      <w:lvlJc w:val="left"/>
      <w:pPr>
        <w:tabs>
          <w:tab w:val="num" w:pos="1440"/>
        </w:tabs>
        <w:ind w:left="1440" w:hanging="360"/>
      </w:pPr>
      <w:rPr>
        <w:rFonts w:ascii="Arial" w:hAnsi="Arial" w:hint="default"/>
      </w:rPr>
    </w:lvl>
    <w:lvl w:ilvl="2" w:tplc="4942D722" w:tentative="1">
      <w:start w:val="1"/>
      <w:numFmt w:val="bullet"/>
      <w:lvlText w:val="•"/>
      <w:lvlJc w:val="left"/>
      <w:pPr>
        <w:tabs>
          <w:tab w:val="num" w:pos="2160"/>
        </w:tabs>
        <w:ind w:left="2160" w:hanging="360"/>
      </w:pPr>
      <w:rPr>
        <w:rFonts w:ascii="Arial" w:hAnsi="Arial" w:hint="default"/>
      </w:rPr>
    </w:lvl>
    <w:lvl w:ilvl="3" w:tplc="C066B36A" w:tentative="1">
      <w:start w:val="1"/>
      <w:numFmt w:val="bullet"/>
      <w:lvlText w:val="•"/>
      <w:lvlJc w:val="left"/>
      <w:pPr>
        <w:tabs>
          <w:tab w:val="num" w:pos="2880"/>
        </w:tabs>
        <w:ind w:left="2880" w:hanging="360"/>
      </w:pPr>
      <w:rPr>
        <w:rFonts w:ascii="Arial" w:hAnsi="Arial" w:hint="default"/>
      </w:rPr>
    </w:lvl>
    <w:lvl w:ilvl="4" w:tplc="8AB25E56" w:tentative="1">
      <w:start w:val="1"/>
      <w:numFmt w:val="bullet"/>
      <w:lvlText w:val="•"/>
      <w:lvlJc w:val="left"/>
      <w:pPr>
        <w:tabs>
          <w:tab w:val="num" w:pos="3600"/>
        </w:tabs>
        <w:ind w:left="3600" w:hanging="360"/>
      </w:pPr>
      <w:rPr>
        <w:rFonts w:ascii="Arial" w:hAnsi="Arial" w:hint="default"/>
      </w:rPr>
    </w:lvl>
    <w:lvl w:ilvl="5" w:tplc="6618FFB4" w:tentative="1">
      <w:start w:val="1"/>
      <w:numFmt w:val="bullet"/>
      <w:lvlText w:val="•"/>
      <w:lvlJc w:val="left"/>
      <w:pPr>
        <w:tabs>
          <w:tab w:val="num" w:pos="4320"/>
        </w:tabs>
        <w:ind w:left="4320" w:hanging="360"/>
      </w:pPr>
      <w:rPr>
        <w:rFonts w:ascii="Arial" w:hAnsi="Arial" w:hint="default"/>
      </w:rPr>
    </w:lvl>
    <w:lvl w:ilvl="6" w:tplc="59FEE7BE" w:tentative="1">
      <w:start w:val="1"/>
      <w:numFmt w:val="bullet"/>
      <w:lvlText w:val="•"/>
      <w:lvlJc w:val="left"/>
      <w:pPr>
        <w:tabs>
          <w:tab w:val="num" w:pos="5040"/>
        </w:tabs>
        <w:ind w:left="5040" w:hanging="360"/>
      </w:pPr>
      <w:rPr>
        <w:rFonts w:ascii="Arial" w:hAnsi="Arial" w:hint="default"/>
      </w:rPr>
    </w:lvl>
    <w:lvl w:ilvl="7" w:tplc="28A468E6" w:tentative="1">
      <w:start w:val="1"/>
      <w:numFmt w:val="bullet"/>
      <w:lvlText w:val="•"/>
      <w:lvlJc w:val="left"/>
      <w:pPr>
        <w:tabs>
          <w:tab w:val="num" w:pos="5760"/>
        </w:tabs>
        <w:ind w:left="5760" w:hanging="360"/>
      </w:pPr>
      <w:rPr>
        <w:rFonts w:ascii="Arial" w:hAnsi="Arial" w:hint="default"/>
      </w:rPr>
    </w:lvl>
    <w:lvl w:ilvl="8" w:tplc="A46AF1D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6FA4932"/>
    <w:multiLevelType w:val="hybridMultilevel"/>
    <w:tmpl w:val="B1468166"/>
    <w:lvl w:ilvl="0" w:tplc="0C09000F">
      <w:start w:val="1"/>
      <w:numFmt w:val="decimal"/>
      <w:lvlText w:val="%1."/>
      <w:lvlJc w:val="left"/>
      <w:pPr>
        <w:ind w:left="602" w:hanging="360"/>
      </w:pPr>
    </w:lvl>
    <w:lvl w:ilvl="1" w:tplc="0C090019" w:tentative="1">
      <w:start w:val="1"/>
      <w:numFmt w:val="lowerLetter"/>
      <w:lvlText w:val="%2."/>
      <w:lvlJc w:val="left"/>
      <w:pPr>
        <w:ind w:left="1322" w:hanging="360"/>
      </w:pPr>
    </w:lvl>
    <w:lvl w:ilvl="2" w:tplc="0C09001B" w:tentative="1">
      <w:start w:val="1"/>
      <w:numFmt w:val="lowerRoman"/>
      <w:lvlText w:val="%3."/>
      <w:lvlJc w:val="right"/>
      <w:pPr>
        <w:ind w:left="2042" w:hanging="180"/>
      </w:pPr>
    </w:lvl>
    <w:lvl w:ilvl="3" w:tplc="0C09000F" w:tentative="1">
      <w:start w:val="1"/>
      <w:numFmt w:val="decimal"/>
      <w:lvlText w:val="%4."/>
      <w:lvlJc w:val="left"/>
      <w:pPr>
        <w:ind w:left="2762" w:hanging="360"/>
      </w:pPr>
    </w:lvl>
    <w:lvl w:ilvl="4" w:tplc="0C090019" w:tentative="1">
      <w:start w:val="1"/>
      <w:numFmt w:val="lowerLetter"/>
      <w:lvlText w:val="%5."/>
      <w:lvlJc w:val="left"/>
      <w:pPr>
        <w:ind w:left="3482" w:hanging="360"/>
      </w:pPr>
    </w:lvl>
    <w:lvl w:ilvl="5" w:tplc="0C09001B" w:tentative="1">
      <w:start w:val="1"/>
      <w:numFmt w:val="lowerRoman"/>
      <w:lvlText w:val="%6."/>
      <w:lvlJc w:val="right"/>
      <w:pPr>
        <w:ind w:left="4202" w:hanging="180"/>
      </w:pPr>
    </w:lvl>
    <w:lvl w:ilvl="6" w:tplc="0C09000F" w:tentative="1">
      <w:start w:val="1"/>
      <w:numFmt w:val="decimal"/>
      <w:lvlText w:val="%7."/>
      <w:lvlJc w:val="left"/>
      <w:pPr>
        <w:ind w:left="4922" w:hanging="360"/>
      </w:pPr>
    </w:lvl>
    <w:lvl w:ilvl="7" w:tplc="0C090019" w:tentative="1">
      <w:start w:val="1"/>
      <w:numFmt w:val="lowerLetter"/>
      <w:lvlText w:val="%8."/>
      <w:lvlJc w:val="left"/>
      <w:pPr>
        <w:ind w:left="5642" w:hanging="360"/>
      </w:pPr>
    </w:lvl>
    <w:lvl w:ilvl="8" w:tplc="0C09001B" w:tentative="1">
      <w:start w:val="1"/>
      <w:numFmt w:val="lowerRoman"/>
      <w:lvlText w:val="%9."/>
      <w:lvlJc w:val="right"/>
      <w:pPr>
        <w:ind w:left="6362" w:hanging="180"/>
      </w:pPr>
    </w:lvl>
  </w:abstractNum>
  <w:abstractNum w:abstractNumId="15" w15:restartNumberingAfterBreak="0">
    <w:nsid w:val="6A3E27BD"/>
    <w:multiLevelType w:val="hybridMultilevel"/>
    <w:tmpl w:val="38E06C7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7AAD0CB9"/>
    <w:multiLevelType w:val="multilevel"/>
    <w:tmpl w:val="ADE825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B6C24BD"/>
    <w:multiLevelType w:val="hybridMultilevel"/>
    <w:tmpl w:val="6368FB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589382834">
    <w:abstractNumId w:val="16"/>
  </w:num>
  <w:num w:numId="2" w16cid:durableId="752240230">
    <w:abstractNumId w:val="12"/>
  </w:num>
  <w:num w:numId="3" w16cid:durableId="1777362211">
    <w:abstractNumId w:val="13"/>
  </w:num>
  <w:num w:numId="4" w16cid:durableId="294263589">
    <w:abstractNumId w:val="6"/>
  </w:num>
  <w:num w:numId="5" w16cid:durableId="1421220572">
    <w:abstractNumId w:val="10"/>
  </w:num>
  <w:num w:numId="6" w16cid:durableId="952203955">
    <w:abstractNumId w:val="4"/>
  </w:num>
  <w:num w:numId="7" w16cid:durableId="1497720688">
    <w:abstractNumId w:val="5"/>
  </w:num>
  <w:num w:numId="8" w16cid:durableId="2072842561">
    <w:abstractNumId w:val="17"/>
  </w:num>
  <w:num w:numId="9" w16cid:durableId="1402870017">
    <w:abstractNumId w:val="9"/>
  </w:num>
  <w:num w:numId="10" w16cid:durableId="198126063">
    <w:abstractNumId w:val="2"/>
  </w:num>
  <w:num w:numId="11" w16cid:durableId="425073986">
    <w:abstractNumId w:val="1"/>
  </w:num>
  <w:num w:numId="12" w16cid:durableId="1954634436">
    <w:abstractNumId w:val="14"/>
  </w:num>
  <w:num w:numId="13" w16cid:durableId="1615598947">
    <w:abstractNumId w:val="3"/>
  </w:num>
  <w:num w:numId="14" w16cid:durableId="254680406">
    <w:abstractNumId w:val="11"/>
  </w:num>
  <w:num w:numId="15" w16cid:durableId="1240285715">
    <w:abstractNumId w:val="15"/>
  </w:num>
  <w:num w:numId="16" w16cid:durableId="2045010246">
    <w:abstractNumId w:val="0"/>
  </w:num>
  <w:num w:numId="17" w16cid:durableId="1207837200">
    <w:abstractNumId w:val="7"/>
  </w:num>
  <w:num w:numId="18" w16cid:durableId="26962848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rEFA">
    <w15:presenceInfo w15:providerId="None" w15:userId="DrEFA"/>
  </w15:person>
  <w15:person w15:author="Maina Mbui">
    <w15:presenceInfo w15:providerId="AD" w15:userId="S::joseph.mbui@mq.edu.au::37521422-c70e-4ff0-bfba-7370921e9616"/>
  </w15:person>
  <w15:person w15:author="Maina Mbui [2]">
    <w15:presenceInfo w15:providerId="AD" w15:userId="S-1-5-21-1594774353-775871607-213974443-1995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U3NgFiUxNjS3MDIyUdpeDU4uLM/DyQAsNaAJQupfosAAAA"/>
  </w:docVars>
  <w:rsids>
    <w:rsidRoot w:val="00CB32A8"/>
    <w:rsid w:val="000007C5"/>
    <w:rsid w:val="00001584"/>
    <w:rsid w:val="00001983"/>
    <w:rsid w:val="00003E9E"/>
    <w:rsid w:val="00006C54"/>
    <w:rsid w:val="00010327"/>
    <w:rsid w:val="00012674"/>
    <w:rsid w:val="00013725"/>
    <w:rsid w:val="00014BFA"/>
    <w:rsid w:val="00015662"/>
    <w:rsid w:val="00015CA2"/>
    <w:rsid w:val="00016E25"/>
    <w:rsid w:val="000251A3"/>
    <w:rsid w:val="000255F0"/>
    <w:rsid w:val="000278E8"/>
    <w:rsid w:val="00031D2C"/>
    <w:rsid w:val="00032BA5"/>
    <w:rsid w:val="00033D89"/>
    <w:rsid w:val="00035B17"/>
    <w:rsid w:val="0003611C"/>
    <w:rsid w:val="00036F7C"/>
    <w:rsid w:val="00041488"/>
    <w:rsid w:val="00041D87"/>
    <w:rsid w:val="00041DA0"/>
    <w:rsid w:val="000430B6"/>
    <w:rsid w:val="0004481A"/>
    <w:rsid w:val="00047262"/>
    <w:rsid w:val="00051644"/>
    <w:rsid w:val="0005269B"/>
    <w:rsid w:val="000604BD"/>
    <w:rsid w:val="00065CC9"/>
    <w:rsid w:val="00066346"/>
    <w:rsid w:val="00067171"/>
    <w:rsid w:val="00072BC7"/>
    <w:rsid w:val="000740BE"/>
    <w:rsid w:val="00074295"/>
    <w:rsid w:val="00076965"/>
    <w:rsid w:val="00083B3F"/>
    <w:rsid w:val="000944A9"/>
    <w:rsid w:val="000957C2"/>
    <w:rsid w:val="00096260"/>
    <w:rsid w:val="00096F92"/>
    <w:rsid w:val="000A0F64"/>
    <w:rsid w:val="000A21C0"/>
    <w:rsid w:val="000A52AE"/>
    <w:rsid w:val="000A5866"/>
    <w:rsid w:val="000A6409"/>
    <w:rsid w:val="000A6A87"/>
    <w:rsid w:val="000A6E0C"/>
    <w:rsid w:val="000B06F6"/>
    <w:rsid w:val="000B66FE"/>
    <w:rsid w:val="000C1403"/>
    <w:rsid w:val="000C6D83"/>
    <w:rsid w:val="000C6EA1"/>
    <w:rsid w:val="000D0506"/>
    <w:rsid w:val="000D1DFA"/>
    <w:rsid w:val="000D2738"/>
    <w:rsid w:val="000D3CDD"/>
    <w:rsid w:val="000D5A38"/>
    <w:rsid w:val="000D6047"/>
    <w:rsid w:val="000E10AA"/>
    <w:rsid w:val="000E2A72"/>
    <w:rsid w:val="000E3184"/>
    <w:rsid w:val="000E4A8B"/>
    <w:rsid w:val="000E6F20"/>
    <w:rsid w:val="000E7D41"/>
    <w:rsid w:val="000F4ED5"/>
    <w:rsid w:val="000F6074"/>
    <w:rsid w:val="000F6BA6"/>
    <w:rsid w:val="000F7300"/>
    <w:rsid w:val="00101407"/>
    <w:rsid w:val="00102440"/>
    <w:rsid w:val="00102B5B"/>
    <w:rsid w:val="001046DB"/>
    <w:rsid w:val="00104C5C"/>
    <w:rsid w:val="00111C16"/>
    <w:rsid w:val="0011218E"/>
    <w:rsid w:val="00113A15"/>
    <w:rsid w:val="00113F8B"/>
    <w:rsid w:val="00116AEA"/>
    <w:rsid w:val="0012564E"/>
    <w:rsid w:val="0012687B"/>
    <w:rsid w:val="00126FD1"/>
    <w:rsid w:val="00131593"/>
    <w:rsid w:val="0013233A"/>
    <w:rsid w:val="001335A3"/>
    <w:rsid w:val="00133D12"/>
    <w:rsid w:val="00142841"/>
    <w:rsid w:val="00143BA2"/>
    <w:rsid w:val="001519B0"/>
    <w:rsid w:val="001566A6"/>
    <w:rsid w:val="00161391"/>
    <w:rsid w:val="00163E15"/>
    <w:rsid w:val="00164E27"/>
    <w:rsid w:val="001732DA"/>
    <w:rsid w:val="00174B5E"/>
    <w:rsid w:val="00175A77"/>
    <w:rsid w:val="00176FEA"/>
    <w:rsid w:val="00177DE7"/>
    <w:rsid w:val="001828C6"/>
    <w:rsid w:val="00182E38"/>
    <w:rsid w:val="00183C21"/>
    <w:rsid w:val="001846DF"/>
    <w:rsid w:val="00192BF9"/>
    <w:rsid w:val="00193159"/>
    <w:rsid w:val="0019326C"/>
    <w:rsid w:val="00194AF6"/>
    <w:rsid w:val="001A1491"/>
    <w:rsid w:val="001A2803"/>
    <w:rsid w:val="001A5865"/>
    <w:rsid w:val="001A64EC"/>
    <w:rsid w:val="001A7FDF"/>
    <w:rsid w:val="001B1012"/>
    <w:rsid w:val="001B19A2"/>
    <w:rsid w:val="001B2F12"/>
    <w:rsid w:val="001B427E"/>
    <w:rsid w:val="001C12BE"/>
    <w:rsid w:val="001C2C02"/>
    <w:rsid w:val="001C7899"/>
    <w:rsid w:val="001D0DD7"/>
    <w:rsid w:val="001D5A99"/>
    <w:rsid w:val="001E1A3D"/>
    <w:rsid w:val="001E1E90"/>
    <w:rsid w:val="001E2A8C"/>
    <w:rsid w:val="001E41C0"/>
    <w:rsid w:val="001E5E90"/>
    <w:rsid w:val="001E6016"/>
    <w:rsid w:val="001F1AFD"/>
    <w:rsid w:val="001F77AE"/>
    <w:rsid w:val="002003E4"/>
    <w:rsid w:val="00202971"/>
    <w:rsid w:val="00202AFD"/>
    <w:rsid w:val="002038F2"/>
    <w:rsid w:val="00203D23"/>
    <w:rsid w:val="00205DE6"/>
    <w:rsid w:val="0021127C"/>
    <w:rsid w:val="00211408"/>
    <w:rsid w:val="00212A43"/>
    <w:rsid w:val="0021500A"/>
    <w:rsid w:val="00215F8A"/>
    <w:rsid w:val="002230C8"/>
    <w:rsid w:val="00223EBE"/>
    <w:rsid w:val="00226522"/>
    <w:rsid w:val="0022682F"/>
    <w:rsid w:val="00231D9F"/>
    <w:rsid w:val="0023264F"/>
    <w:rsid w:val="00236E6F"/>
    <w:rsid w:val="0023757A"/>
    <w:rsid w:val="00241960"/>
    <w:rsid w:val="00243174"/>
    <w:rsid w:val="0024655F"/>
    <w:rsid w:val="00247841"/>
    <w:rsid w:val="00250A79"/>
    <w:rsid w:val="00251C27"/>
    <w:rsid w:val="00257C79"/>
    <w:rsid w:val="00262A98"/>
    <w:rsid w:val="00262FA2"/>
    <w:rsid w:val="002700B5"/>
    <w:rsid w:val="00270E76"/>
    <w:rsid w:val="00272443"/>
    <w:rsid w:val="00273438"/>
    <w:rsid w:val="002749EE"/>
    <w:rsid w:val="00275D41"/>
    <w:rsid w:val="002824D2"/>
    <w:rsid w:val="002845B3"/>
    <w:rsid w:val="002855B4"/>
    <w:rsid w:val="0028748F"/>
    <w:rsid w:val="0028775E"/>
    <w:rsid w:val="00287D89"/>
    <w:rsid w:val="002A07AC"/>
    <w:rsid w:val="002A4BE7"/>
    <w:rsid w:val="002A7C3A"/>
    <w:rsid w:val="002B154C"/>
    <w:rsid w:val="002B2AF5"/>
    <w:rsid w:val="002B3FC6"/>
    <w:rsid w:val="002B6975"/>
    <w:rsid w:val="002B7286"/>
    <w:rsid w:val="002B77A8"/>
    <w:rsid w:val="002C5076"/>
    <w:rsid w:val="002D3FB0"/>
    <w:rsid w:val="002D49AC"/>
    <w:rsid w:val="002D6E89"/>
    <w:rsid w:val="002D6F1A"/>
    <w:rsid w:val="002E0786"/>
    <w:rsid w:val="002E159C"/>
    <w:rsid w:val="002E1C6B"/>
    <w:rsid w:val="002E2F6A"/>
    <w:rsid w:val="002E3C25"/>
    <w:rsid w:val="002F12B8"/>
    <w:rsid w:val="002F23B1"/>
    <w:rsid w:val="002F57CA"/>
    <w:rsid w:val="002F580C"/>
    <w:rsid w:val="00301006"/>
    <w:rsid w:val="00301C0D"/>
    <w:rsid w:val="00303752"/>
    <w:rsid w:val="00307E41"/>
    <w:rsid w:val="003102BC"/>
    <w:rsid w:val="00312991"/>
    <w:rsid w:val="00314653"/>
    <w:rsid w:val="00314838"/>
    <w:rsid w:val="003155AB"/>
    <w:rsid w:val="00321768"/>
    <w:rsid w:val="00321F86"/>
    <w:rsid w:val="00322F0A"/>
    <w:rsid w:val="003247DE"/>
    <w:rsid w:val="00324EBE"/>
    <w:rsid w:val="00331A79"/>
    <w:rsid w:val="00334C0E"/>
    <w:rsid w:val="0033774C"/>
    <w:rsid w:val="00341DE9"/>
    <w:rsid w:val="003425C5"/>
    <w:rsid w:val="00346FD1"/>
    <w:rsid w:val="00350849"/>
    <w:rsid w:val="00351A30"/>
    <w:rsid w:val="00351D7D"/>
    <w:rsid w:val="00352605"/>
    <w:rsid w:val="00353F47"/>
    <w:rsid w:val="0035540B"/>
    <w:rsid w:val="00355B5D"/>
    <w:rsid w:val="00355C08"/>
    <w:rsid w:val="00364227"/>
    <w:rsid w:val="00365F67"/>
    <w:rsid w:val="00371912"/>
    <w:rsid w:val="003726BB"/>
    <w:rsid w:val="00373C72"/>
    <w:rsid w:val="00376519"/>
    <w:rsid w:val="003772BC"/>
    <w:rsid w:val="00377C22"/>
    <w:rsid w:val="00377C4B"/>
    <w:rsid w:val="00383ADD"/>
    <w:rsid w:val="003918A6"/>
    <w:rsid w:val="00396C46"/>
    <w:rsid w:val="00397ADF"/>
    <w:rsid w:val="003A0018"/>
    <w:rsid w:val="003A22BD"/>
    <w:rsid w:val="003A41E8"/>
    <w:rsid w:val="003A4B71"/>
    <w:rsid w:val="003A6741"/>
    <w:rsid w:val="003B0646"/>
    <w:rsid w:val="003B26A5"/>
    <w:rsid w:val="003B41A2"/>
    <w:rsid w:val="003B61E5"/>
    <w:rsid w:val="003B6929"/>
    <w:rsid w:val="003C11CA"/>
    <w:rsid w:val="003C17A9"/>
    <w:rsid w:val="003C75A2"/>
    <w:rsid w:val="003C7E3B"/>
    <w:rsid w:val="003D4514"/>
    <w:rsid w:val="003E123B"/>
    <w:rsid w:val="003E4186"/>
    <w:rsid w:val="003E4E02"/>
    <w:rsid w:val="003E603E"/>
    <w:rsid w:val="003E6ABE"/>
    <w:rsid w:val="003F2588"/>
    <w:rsid w:val="003F4BE9"/>
    <w:rsid w:val="003F6609"/>
    <w:rsid w:val="004053E2"/>
    <w:rsid w:val="00405477"/>
    <w:rsid w:val="0040629E"/>
    <w:rsid w:val="0040686E"/>
    <w:rsid w:val="00406F41"/>
    <w:rsid w:val="00407E28"/>
    <w:rsid w:val="0041216F"/>
    <w:rsid w:val="004166E5"/>
    <w:rsid w:val="00424701"/>
    <w:rsid w:val="0042725C"/>
    <w:rsid w:val="004328EC"/>
    <w:rsid w:val="00436817"/>
    <w:rsid w:val="004369DA"/>
    <w:rsid w:val="00436C5E"/>
    <w:rsid w:val="0043729C"/>
    <w:rsid w:val="00437E42"/>
    <w:rsid w:val="004412C3"/>
    <w:rsid w:val="00442003"/>
    <w:rsid w:val="00443E70"/>
    <w:rsid w:val="004517BE"/>
    <w:rsid w:val="00453ED8"/>
    <w:rsid w:val="00454F7C"/>
    <w:rsid w:val="00460865"/>
    <w:rsid w:val="00466961"/>
    <w:rsid w:val="0046776E"/>
    <w:rsid w:val="00472030"/>
    <w:rsid w:val="00472643"/>
    <w:rsid w:val="00475AD6"/>
    <w:rsid w:val="004832A7"/>
    <w:rsid w:val="00484893"/>
    <w:rsid w:val="00485641"/>
    <w:rsid w:val="00485A3A"/>
    <w:rsid w:val="00491B9E"/>
    <w:rsid w:val="00493873"/>
    <w:rsid w:val="00494BBD"/>
    <w:rsid w:val="00495533"/>
    <w:rsid w:val="00496A97"/>
    <w:rsid w:val="004A0CE6"/>
    <w:rsid w:val="004A1F13"/>
    <w:rsid w:val="004A2A14"/>
    <w:rsid w:val="004A44F6"/>
    <w:rsid w:val="004A4D54"/>
    <w:rsid w:val="004A512E"/>
    <w:rsid w:val="004A623C"/>
    <w:rsid w:val="004A7DEF"/>
    <w:rsid w:val="004B2AA0"/>
    <w:rsid w:val="004B396F"/>
    <w:rsid w:val="004B54A1"/>
    <w:rsid w:val="004C312E"/>
    <w:rsid w:val="004C3BFD"/>
    <w:rsid w:val="004C47E9"/>
    <w:rsid w:val="004D1FFB"/>
    <w:rsid w:val="004D24BB"/>
    <w:rsid w:val="004D364B"/>
    <w:rsid w:val="004D39C2"/>
    <w:rsid w:val="004E2739"/>
    <w:rsid w:val="004E3077"/>
    <w:rsid w:val="004E41FA"/>
    <w:rsid w:val="004E4C09"/>
    <w:rsid w:val="004E50A4"/>
    <w:rsid w:val="004E5A8D"/>
    <w:rsid w:val="004F269D"/>
    <w:rsid w:val="004F799E"/>
    <w:rsid w:val="004F7B6E"/>
    <w:rsid w:val="00500750"/>
    <w:rsid w:val="00507428"/>
    <w:rsid w:val="0051356C"/>
    <w:rsid w:val="00514F32"/>
    <w:rsid w:val="00516F24"/>
    <w:rsid w:val="005210C4"/>
    <w:rsid w:val="00522E8E"/>
    <w:rsid w:val="00523D8C"/>
    <w:rsid w:val="005268C5"/>
    <w:rsid w:val="005306C7"/>
    <w:rsid w:val="00530B64"/>
    <w:rsid w:val="00535B5D"/>
    <w:rsid w:val="00540223"/>
    <w:rsid w:val="00540C41"/>
    <w:rsid w:val="00541FB5"/>
    <w:rsid w:val="00542626"/>
    <w:rsid w:val="0054264E"/>
    <w:rsid w:val="00550088"/>
    <w:rsid w:val="005513B0"/>
    <w:rsid w:val="00552B7B"/>
    <w:rsid w:val="00561B10"/>
    <w:rsid w:val="00563EB0"/>
    <w:rsid w:val="00564F16"/>
    <w:rsid w:val="0056770C"/>
    <w:rsid w:val="00571CFF"/>
    <w:rsid w:val="00575C3D"/>
    <w:rsid w:val="00580B2D"/>
    <w:rsid w:val="00582C6E"/>
    <w:rsid w:val="00587336"/>
    <w:rsid w:val="00590E1C"/>
    <w:rsid w:val="005929C3"/>
    <w:rsid w:val="005A255B"/>
    <w:rsid w:val="005A2F28"/>
    <w:rsid w:val="005A5DEB"/>
    <w:rsid w:val="005A616D"/>
    <w:rsid w:val="005B05E8"/>
    <w:rsid w:val="005B122C"/>
    <w:rsid w:val="005B292C"/>
    <w:rsid w:val="005B50FC"/>
    <w:rsid w:val="005C0566"/>
    <w:rsid w:val="005C1912"/>
    <w:rsid w:val="005C323D"/>
    <w:rsid w:val="005D0264"/>
    <w:rsid w:val="005D108D"/>
    <w:rsid w:val="005D2C89"/>
    <w:rsid w:val="005D36A2"/>
    <w:rsid w:val="005E006B"/>
    <w:rsid w:val="005E0DEA"/>
    <w:rsid w:val="005F5393"/>
    <w:rsid w:val="005F5EAA"/>
    <w:rsid w:val="005F619A"/>
    <w:rsid w:val="005F67D3"/>
    <w:rsid w:val="005F7561"/>
    <w:rsid w:val="006008B2"/>
    <w:rsid w:val="00600FF8"/>
    <w:rsid w:val="0060226C"/>
    <w:rsid w:val="006024DE"/>
    <w:rsid w:val="0060429D"/>
    <w:rsid w:val="006073F7"/>
    <w:rsid w:val="00611450"/>
    <w:rsid w:val="0061224F"/>
    <w:rsid w:val="00612361"/>
    <w:rsid w:val="00612527"/>
    <w:rsid w:val="00613413"/>
    <w:rsid w:val="00613D01"/>
    <w:rsid w:val="0062239F"/>
    <w:rsid w:val="00630B7E"/>
    <w:rsid w:val="00634FC9"/>
    <w:rsid w:val="0064438A"/>
    <w:rsid w:val="00644534"/>
    <w:rsid w:val="0065013E"/>
    <w:rsid w:val="0065132F"/>
    <w:rsid w:val="006520B8"/>
    <w:rsid w:val="0065569A"/>
    <w:rsid w:val="00655EFE"/>
    <w:rsid w:val="006570CC"/>
    <w:rsid w:val="00657BA4"/>
    <w:rsid w:val="00661033"/>
    <w:rsid w:val="00662E10"/>
    <w:rsid w:val="006665B9"/>
    <w:rsid w:val="006703BD"/>
    <w:rsid w:val="006706C9"/>
    <w:rsid w:val="00670A24"/>
    <w:rsid w:val="006730FA"/>
    <w:rsid w:val="0067365B"/>
    <w:rsid w:val="006806F2"/>
    <w:rsid w:val="00681070"/>
    <w:rsid w:val="006839D5"/>
    <w:rsid w:val="0068431F"/>
    <w:rsid w:val="0068635E"/>
    <w:rsid w:val="006872B7"/>
    <w:rsid w:val="00697B2E"/>
    <w:rsid w:val="00697F0A"/>
    <w:rsid w:val="00697F52"/>
    <w:rsid w:val="006A0AEB"/>
    <w:rsid w:val="006A1FC2"/>
    <w:rsid w:val="006A3960"/>
    <w:rsid w:val="006A3FFD"/>
    <w:rsid w:val="006A5835"/>
    <w:rsid w:val="006A77D2"/>
    <w:rsid w:val="006B29F7"/>
    <w:rsid w:val="006B38FE"/>
    <w:rsid w:val="006B3949"/>
    <w:rsid w:val="006B3C59"/>
    <w:rsid w:val="006B4739"/>
    <w:rsid w:val="006B5BB3"/>
    <w:rsid w:val="006C42A3"/>
    <w:rsid w:val="006C51B5"/>
    <w:rsid w:val="006C7AE5"/>
    <w:rsid w:val="006D13AA"/>
    <w:rsid w:val="006D6680"/>
    <w:rsid w:val="006E023C"/>
    <w:rsid w:val="006E08CC"/>
    <w:rsid w:val="006E28B2"/>
    <w:rsid w:val="006F7A4A"/>
    <w:rsid w:val="0070289D"/>
    <w:rsid w:val="00712058"/>
    <w:rsid w:val="007149D4"/>
    <w:rsid w:val="00720200"/>
    <w:rsid w:val="00722412"/>
    <w:rsid w:val="00722C3F"/>
    <w:rsid w:val="00723C78"/>
    <w:rsid w:val="00724B1A"/>
    <w:rsid w:val="00734984"/>
    <w:rsid w:val="00735FDE"/>
    <w:rsid w:val="00736F6E"/>
    <w:rsid w:val="00741EE2"/>
    <w:rsid w:val="00747C90"/>
    <w:rsid w:val="0075017A"/>
    <w:rsid w:val="007526D5"/>
    <w:rsid w:val="00754E3B"/>
    <w:rsid w:val="00755555"/>
    <w:rsid w:val="00762DE3"/>
    <w:rsid w:val="0076565C"/>
    <w:rsid w:val="007665AE"/>
    <w:rsid w:val="00782091"/>
    <w:rsid w:val="007822CF"/>
    <w:rsid w:val="00784464"/>
    <w:rsid w:val="007867E2"/>
    <w:rsid w:val="007869B5"/>
    <w:rsid w:val="00787DD8"/>
    <w:rsid w:val="0079052B"/>
    <w:rsid w:val="0079194A"/>
    <w:rsid w:val="007930F3"/>
    <w:rsid w:val="007A2246"/>
    <w:rsid w:val="007A7497"/>
    <w:rsid w:val="007A78D3"/>
    <w:rsid w:val="007B10D8"/>
    <w:rsid w:val="007B211F"/>
    <w:rsid w:val="007B2839"/>
    <w:rsid w:val="007B67B4"/>
    <w:rsid w:val="007B7F14"/>
    <w:rsid w:val="007C61F5"/>
    <w:rsid w:val="007C67A2"/>
    <w:rsid w:val="007C6E5A"/>
    <w:rsid w:val="007D0597"/>
    <w:rsid w:val="007D22A0"/>
    <w:rsid w:val="007D410E"/>
    <w:rsid w:val="007D4479"/>
    <w:rsid w:val="007D7D61"/>
    <w:rsid w:val="007E14AC"/>
    <w:rsid w:val="007E3288"/>
    <w:rsid w:val="007E450B"/>
    <w:rsid w:val="007E4519"/>
    <w:rsid w:val="007F2539"/>
    <w:rsid w:val="007F5A70"/>
    <w:rsid w:val="007F7196"/>
    <w:rsid w:val="008077F6"/>
    <w:rsid w:val="00807A57"/>
    <w:rsid w:val="00825AA8"/>
    <w:rsid w:val="00826379"/>
    <w:rsid w:val="00826585"/>
    <w:rsid w:val="008276C2"/>
    <w:rsid w:val="00832A3E"/>
    <w:rsid w:val="00833ABC"/>
    <w:rsid w:val="008362F5"/>
    <w:rsid w:val="00842F53"/>
    <w:rsid w:val="0084416C"/>
    <w:rsid w:val="00845BD1"/>
    <w:rsid w:val="00845EFB"/>
    <w:rsid w:val="00846DEB"/>
    <w:rsid w:val="00846F12"/>
    <w:rsid w:val="00846F83"/>
    <w:rsid w:val="0085345E"/>
    <w:rsid w:val="00856076"/>
    <w:rsid w:val="00856BC5"/>
    <w:rsid w:val="008571B7"/>
    <w:rsid w:val="00860AAD"/>
    <w:rsid w:val="0086509E"/>
    <w:rsid w:val="00865538"/>
    <w:rsid w:val="00866313"/>
    <w:rsid w:val="00866D13"/>
    <w:rsid w:val="00872562"/>
    <w:rsid w:val="00872822"/>
    <w:rsid w:val="0087338B"/>
    <w:rsid w:val="00874484"/>
    <w:rsid w:val="008747EB"/>
    <w:rsid w:val="00880C24"/>
    <w:rsid w:val="0088532B"/>
    <w:rsid w:val="0089007D"/>
    <w:rsid w:val="00892A8F"/>
    <w:rsid w:val="008946EE"/>
    <w:rsid w:val="00895A4A"/>
    <w:rsid w:val="008A2C2E"/>
    <w:rsid w:val="008A2E48"/>
    <w:rsid w:val="008A3C65"/>
    <w:rsid w:val="008B3842"/>
    <w:rsid w:val="008B3E7D"/>
    <w:rsid w:val="008B54F2"/>
    <w:rsid w:val="008B6061"/>
    <w:rsid w:val="008B67A6"/>
    <w:rsid w:val="008C32D4"/>
    <w:rsid w:val="008C44B2"/>
    <w:rsid w:val="008C4FFA"/>
    <w:rsid w:val="008C5516"/>
    <w:rsid w:val="008C604D"/>
    <w:rsid w:val="008D1C00"/>
    <w:rsid w:val="008D246F"/>
    <w:rsid w:val="008D2967"/>
    <w:rsid w:val="008D4CE0"/>
    <w:rsid w:val="008E19D0"/>
    <w:rsid w:val="008E2A55"/>
    <w:rsid w:val="008E4FF6"/>
    <w:rsid w:val="008E548E"/>
    <w:rsid w:val="008E5A86"/>
    <w:rsid w:val="008E7A3A"/>
    <w:rsid w:val="008E7CFE"/>
    <w:rsid w:val="008F00E1"/>
    <w:rsid w:val="008F2722"/>
    <w:rsid w:val="008F2A2F"/>
    <w:rsid w:val="008F2BFA"/>
    <w:rsid w:val="008F5B11"/>
    <w:rsid w:val="008F62AB"/>
    <w:rsid w:val="00900AEA"/>
    <w:rsid w:val="00901EE4"/>
    <w:rsid w:val="00905F99"/>
    <w:rsid w:val="00907CFE"/>
    <w:rsid w:val="00913125"/>
    <w:rsid w:val="00920E82"/>
    <w:rsid w:val="0092119B"/>
    <w:rsid w:val="0092172B"/>
    <w:rsid w:val="00923AD3"/>
    <w:rsid w:val="00927A02"/>
    <w:rsid w:val="00927D94"/>
    <w:rsid w:val="00931C59"/>
    <w:rsid w:val="00934DA7"/>
    <w:rsid w:val="00935416"/>
    <w:rsid w:val="009377E5"/>
    <w:rsid w:val="009405A5"/>
    <w:rsid w:val="00940F13"/>
    <w:rsid w:val="009420BB"/>
    <w:rsid w:val="00943079"/>
    <w:rsid w:val="009438E2"/>
    <w:rsid w:val="0094592E"/>
    <w:rsid w:val="00947A05"/>
    <w:rsid w:val="00947A16"/>
    <w:rsid w:val="00953D5F"/>
    <w:rsid w:val="0096009B"/>
    <w:rsid w:val="0096556C"/>
    <w:rsid w:val="00966DE4"/>
    <w:rsid w:val="009731DA"/>
    <w:rsid w:val="0097667E"/>
    <w:rsid w:val="00977AC1"/>
    <w:rsid w:val="00980584"/>
    <w:rsid w:val="009839F7"/>
    <w:rsid w:val="00984318"/>
    <w:rsid w:val="009873ED"/>
    <w:rsid w:val="0099432F"/>
    <w:rsid w:val="00994470"/>
    <w:rsid w:val="00995FAE"/>
    <w:rsid w:val="009A3230"/>
    <w:rsid w:val="009A3B0D"/>
    <w:rsid w:val="009A4F4D"/>
    <w:rsid w:val="009B0AEA"/>
    <w:rsid w:val="009B0D39"/>
    <w:rsid w:val="009B2319"/>
    <w:rsid w:val="009B49D0"/>
    <w:rsid w:val="009B58AA"/>
    <w:rsid w:val="009B5919"/>
    <w:rsid w:val="009B7550"/>
    <w:rsid w:val="009C20BD"/>
    <w:rsid w:val="009C20E7"/>
    <w:rsid w:val="009C26F3"/>
    <w:rsid w:val="009C678A"/>
    <w:rsid w:val="009D07A8"/>
    <w:rsid w:val="009D1168"/>
    <w:rsid w:val="009D3620"/>
    <w:rsid w:val="009D3EE1"/>
    <w:rsid w:val="009D42AF"/>
    <w:rsid w:val="009D47E6"/>
    <w:rsid w:val="009D55FE"/>
    <w:rsid w:val="009D759B"/>
    <w:rsid w:val="009E306A"/>
    <w:rsid w:val="009E560E"/>
    <w:rsid w:val="009F0556"/>
    <w:rsid w:val="009F0B14"/>
    <w:rsid w:val="009F0C49"/>
    <w:rsid w:val="009F24ED"/>
    <w:rsid w:val="009F2CDE"/>
    <w:rsid w:val="009F3571"/>
    <w:rsid w:val="009F4468"/>
    <w:rsid w:val="009F6562"/>
    <w:rsid w:val="009F6F62"/>
    <w:rsid w:val="00A01295"/>
    <w:rsid w:val="00A0193C"/>
    <w:rsid w:val="00A02DAD"/>
    <w:rsid w:val="00A05269"/>
    <w:rsid w:val="00A100F2"/>
    <w:rsid w:val="00A124D2"/>
    <w:rsid w:val="00A142DF"/>
    <w:rsid w:val="00A161BF"/>
    <w:rsid w:val="00A2042D"/>
    <w:rsid w:val="00A20CE2"/>
    <w:rsid w:val="00A23153"/>
    <w:rsid w:val="00A23465"/>
    <w:rsid w:val="00A23A9F"/>
    <w:rsid w:val="00A25143"/>
    <w:rsid w:val="00A320F5"/>
    <w:rsid w:val="00A36E96"/>
    <w:rsid w:val="00A41023"/>
    <w:rsid w:val="00A41E52"/>
    <w:rsid w:val="00A43577"/>
    <w:rsid w:val="00A443A8"/>
    <w:rsid w:val="00A46DC1"/>
    <w:rsid w:val="00A54E2F"/>
    <w:rsid w:val="00A660F9"/>
    <w:rsid w:val="00A73E7E"/>
    <w:rsid w:val="00A76435"/>
    <w:rsid w:val="00A77116"/>
    <w:rsid w:val="00A803B6"/>
    <w:rsid w:val="00A80CF8"/>
    <w:rsid w:val="00A80D93"/>
    <w:rsid w:val="00A95ACC"/>
    <w:rsid w:val="00A97D26"/>
    <w:rsid w:val="00AA0109"/>
    <w:rsid w:val="00AA1F54"/>
    <w:rsid w:val="00AA22E4"/>
    <w:rsid w:val="00AA7192"/>
    <w:rsid w:val="00AA7B21"/>
    <w:rsid w:val="00AB01A9"/>
    <w:rsid w:val="00AB02BE"/>
    <w:rsid w:val="00AC28FD"/>
    <w:rsid w:val="00AC2E6C"/>
    <w:rsid w:val="00AC52D0"/>
    <w:rsid w:val="00AC6A3B"/>
    <w:rsid w:val="00AD31B3"/>
    <w:rsid w:val="00AD70DC"/>
    <w:rsid w:val="00AE24EB"/>
    <w:rsid w:val="00AE2676"/>
    <w:rsid w:val="00AE549B"/>
    <w:rsid w:val="00AE5D18"/>
    <w:rsid w:val="00AF06EC"/>
    <w:rsid w:val="00AF42A5"/>
    <w:rsid w:val="00B01917"/>
    <w:rsid w:val="00B03F32"/>
    <w:rsid w:val="00B064DF"/>
    <w:rsid w:val="00B067BC"/>
    <w:rsid w:val="00B10455"/>
    <w:rsid w:val="00B107E0"/>
    <w:rsid w:val="00B10912"/>
    <w:rsid w:val="00B13758"/>
    <w:rsid w:val="00B22AE9"/>
    <w:rsid w:val="00B23E6F"/>
    <w:rsid w:val="00B26227"/>
    <w:rsid w:val="00B270FF"/>
    <w:rsid w:val="00B3288E"/>
    <w:rsid w:val="00B3478A"/>
    <w:rsid w:val="00B3622E"/>
    <w:rsid w:val="00B37995"/>
    <w:rsid w:val="00B4160A"/>
    <w:rsid w:val="00B45D13"/>
    <w:rsid w:val="00B45D3C"/>
    <w:rsid w:val="00B4678B"/>
    <w:rsid w:val="00B468BA"/>
    <w:rsid w:val="00B46CEE"/>
    <w:rsid w:val="00B47B13"/>
    <w:rsid w:val="00B47E43"/>
    <w:rsid w:val="00B519C6"/>
    <w:rsid w:val="00B520B6"/>
    <w:rsid w:val="00B53D07"/>
    <w:rsid w:val="00B57279"/>
    <w:rsid w:val="00B5759F"/>
    <w:rsid w:val="00B63594"/>
    <w:rsid w:val="00B6394C"/>
    <w:rsid w:val="00B64403"/>
    <w:rsid w:val="00B64AD3"/>
    <w:rsid w:val="00B64FDF"/>
    <w:rsid w:val="00B65A25"/>
    <w:rsid w:val="00B67BAE"/>
    <w:rsid w:val="00B71B33"/>
    <w:rsid w:val="00B7242E"/>
    <w:rsid w:val="00B7261F"/>
    <w:rsid w:val="00B7353C"/>
    <w:rsid w:val="00B73689"/>
    <w:rsid w:val="00B75A7E"/>
    <w:rsid w:val="00B75FA7"/>
    <w:rsid w:val="00B763EC"/>
    <w:rsid w:val="00B77A5A"/>
    <w:rsid w:val="00B808F1"/>
    <w:rsid w:val="00B857CC"/>
    <w:rsid w:val="00B92594"/>
    <w:rsid w:val="00B95B6B"/>
    <w:rsid w:val="00B979DD"/>
    <w:rsid w:val="00BA0079"/>
    <w:rsid w:val="00BA5335"/>
    <w:rsid w:val="00BA606C"/>
    <w:rsid w:val="00BA616D"/>
    <w:rsid w:val="00BA6BED"/>
    <w:rsid w:val="00BB04B6"/>
    <w:rsid w:val="00BB20D0"/>
    <w:rsid w:val="00BB4E5E"/>
    <w:rsid w:val="00BB4FD2"/>
    <w:rsid w:val="00BB5538"/>
    <w:rsid w:val="00BB6359"/>
    <w:rsid w:val="00BC438D"/>
    <w:rsid w:val="00BC6BBD"/>
    <w:rsid w:val="00BC7A7F"/>
    <w:rsid w:val="00BC7B06"/>
    <w:rsid w:val="00BD0C53"/>
    <w:rsid w:val="00BD1750"/>
    <w:rsid w:val="00BD1945"/>
    <w:rsid w:val="00BD4F5C"/>
    <w:rsid w:val="00BD5DED"/>
    <w:rsid w:val="00BE5268"/>
    <w:rsid w:val="00BE6708"/>
    <w:rsid w:val="00BE7805"/>
    <w:rsid w:val="00BF2A48"/>
    <w:rsid w:val="00BF2D8A"/>
    <w:rsid w:val="00C01081"/>
    <w:rsid w:val="00C0283B"/>
    <w:rsid w:val="00C02960"/>
    <w:rsid w:val="00C06EE0"/>
    <w:rsid w:val="00C07009"/>
    <w:rsid w:val="00C07613"/>
    <w:rsid w:val="00C07C53"/>
    <w:rsid w:val="00C12FE8"/>
    <w:rsid w:val="00C14412"/>
    <w:rsid w:val="00C17075"/>
    <w:rsid w:val="00C20FB8"/>
    <w:rsid w:val="00C22436"/>
    <w:rsid w:val="00C233C8"/>
    <w:rsid w:val="00C242CF"/>
    <w:rsid w:val="00C25C21"/>
    <w:rsid w:val="00C27705"/>
    <w:rsid w:val="00C277BB"/>
    <w:rsid w:val="00C32777"/>
    <w:rsid w:val="00C4005D"/>
    <w:rsid w:val="00C44153"/>
    <w:rsid w:val="00C44F42"/>
    <w:rsid w:val="00C46457"/>
    <w:rsid w:val="00C46CD1"/>
    <w:rsid w:val="00C506FF"/>
    <w:rsid w:val="00C51689"/>
    <w:rsid w:val="00C56AB5"/>
    <w:rsid w:val="00C6568B"/>
    <w:rsid w:val="00C66AED"/>
    <w:rsid w:val="00C71065"/>
    <w:rsid w:val="00C71200"/>
    <w:rsid w:val="00C71743"/>
    <w:rsid w:val="00C737B5"/>
    <w:rsid w:val="00C73EE4"/>
    <w:rsid w:val="00C8006D"/>
    <w:rsid w:val="00C829C7"/>
    <w:rsid w:val="00C9070E"/>
    <w:rsid w:val="00C93FF4"/>
    <w:rsid w:val="00C94378"/>
    <w:rsid w:val="00C9695A"/>
    <w:rsid w:val="00C975B8"/>
    <w:rsid w:val="00C97907"/>
    <w:rsid w:val="00CA0BDD"/>
    <w:rsid w:val="00CA5A80"/>
    <w:rsid w:val="00CA5BFE"/>
    <w:rsid w:val="00CB32A8"/>
    <w:rsid w:val="00CB4371"/>
    <w:rsid w:val="00CB6A3B"/>
    <w:rsid w:val="00CB7B51"/>
    <w:rsid w:val="00CC0DA1"/>
    <w:rsid w:val="00CC30CC"/>
    <w:rsid w:val="00CC6851"/>
    <w:rsid w:val="00CC6BDE"/>
    <w:rsid w:val="00CD0B4F"/>
    <w:rsid w:val="00CD152D"/>
    <w:rsid w:val="00CD4F7C"/>
    <w:rsid w:val="00CE2B77"/>
    <w:rsid w:val="00CE48A1"/>
    <w:rsid w:val="00CF0E83"/>
    <w:rsid w:val="00CF4E66"/>
    <w:rsid w:val="00CF7FB9"/>
    <w:rsid w:val="00D02828"/>
    <w:rsid w:val="00D05D26"/>
    <w:rsid w:val="00D07F95"/>
    <w:rsid w:val="00D153ED"/>
    <w:rsid w:val="00D16636"/>
    <w:rsid w:val="00D16C99"/>
    <w:rsid w:val="00D20764"/>
    <w:rsid w:val="00D21E65"/>
    <w:rsid w:val="00D22953"/>
    <w:rsid w:val="00D252BF"/>
    <w:rsid w:val="00D30A8E"/>
    <w:rsid w:val="00D34C01"/>
    <w:rsid w:val="00D40F31"/>
    <w:rsid w:val="00D4111E"/>
    <w:rsid w:val="00D44A7F"/>
    <w:rsid w:val="00D52456"/>
    <w:rsid w:val="00D52463"/>
    <w:rsid w:val="00D527FB"/>
    <w:rsid w:val="00D651E8"/>
    <w:rsid w:val="00D65D8C"/>
    <w:rsid w:val="00D6601A"/>
    <w:rsid w:val="00D674D7"/>
    <w:rsid w:val="00D73601"/>
    <w:rsid w:val="00D77390"/>
    <w:rsid w:val="00D8265B"/>
    <w:rsid w:val="00D86534"/>
    <w:rsid w:val="00D9121A"/>
    <w:rsid w:val="00D9160A"/>
    <w:rsid w:val="00D92862"/>
    <w:rsid w:val="00D94083"/>
    <w:rsid w:val="00DA39E6"/>
    <w:rsid w:val="00DA43F3"/>
    <w:rsid w:val="00DA637F"/>
    <w:rsid w:val="00DB38E5"/>
    <w:rsid w:val="00DB5A61"/>
    <w:rsid w:val="00DC08D2"/>
    <w:rsid w:val="00DC3541"/>
    <w:rsid w:val="00DC4224"/>
    <w:rsid w:val="00DD3B21"/>
    <w:rsid w:val="00DD44ED"/>
    <w:rsid w:val="00DD591F"/>
    <w:rsid w:val="00DE24EC"/>
    <w:rsid w:val="00DE4C14"/>
    <w:rsid w:val="00DE79BE"/>
    <w:rsid w:val="00DF1DE1"/>
    <w:rsid w:val="00DF4E19"/>
    <w:rsid w:val="00DF6904"/>
    <w:rsid w:val="00E00090"/>
    <w:rsid w:val="00E06EC6"/>
    <w:rsid w:val="00E108BC"/>
    <w:rsid w:val="00E12C85"/>
    <w:rsid w:val="00E15676"/>
    <w:rsid w:val="00E16890"/>
    <w:rsid w:val="00E16E02"/>
    <w:rsid w:val="00E235D1"/>
    <w:rsid w:val="00E24C8B"/>
    <w:rsid w:val="00E30C41"/>
    <w:rsid w:val="00E30E11"/>
    <w:rsid w:val="00E33D3E"/>
    <w:rsid w:val="00E36046"/>
    <w:rsid w:val="00E36B9F"/>
    <w:rsid w:val="00E37802"/>
    <w:rsid w:val="00E37BA6"/>
    <w:rsid w:val="00E42E3B"/>
    <w:rsid w:val="00E43F0C"/>
    <w:rsid w:val="00E53B03"/>
    <w:rsid w:val="00E53C4C"/>
    <w:rsid w:val="00E64CF4"/>
    <w:rsid w:val="00E6505B"/>
    <w:rsid w:val="00E75171"/>
    <w:rsid w:val="00E752FC"/>
    <w:rsid w:val="00E75C72"/>
    <w:rsid w:val="00E7676C"/>
    <w:rsid w:val="00E8494A"/>
    <w:rsid w:val="00E8665C"/>
    <w:rsid w:val="00E91BEF"/>
    <w:rsid w:val="00E949C3"/>
    <w:rsid w:val="00E94DB2"/>
    <w:rsid w:val="00E95829"/>
    <w:rsid w:val="00E95921"/>
    <w:rsid w:val="00E96683"/>
    <w:rsid w:val="00E96EE7"/>
    <w:rsid w:val="00EA1932"/>
    <w:rsid w:val="00EA2BE8"/>
    <w:rsid w:val="00EA37AD"/>
    <w:rsid w:val="00EA39DA"/>
    <w:rsid w:val="00EB02D4"/>
    <w:rsid w:val="00EB2501"/>
    <w:rsid w:val="00EB2984"/>
    <w:rsid w:val="00EB2E3B"/>
    <w:rsid w:val="00EB42E2"/>
    <w:rsid w:val="00EB6DDF"/>
    <w:rsid w:val="00EB79DC"/>
    <w:rsid w:val="00EC6101"/>
    <w:rsid w:val="00ED1484"/>
    <w:rsid w:val="00ED32FD"/>
    <w:rsid w:val="00ED3C14"/>
    <w:rsid w:val="00EE1CDA"/>
    <w:rsid w:val="00EF3338"/>
    <w:rsid w:val="00EF50CF"/>
    <w:rsid w:val="00EF6BC7"/>
    <w:rsid w:val="00F0317A"/>
    <w:rsid w:val="00F0481F"/>
    <w:rsid w:val="00F04930"/>
    <w:rsid w:val="00F0621B"/>
    <w:rsid w:val="00F06B64"/>
    <w:rsid w:val="00F105E9"/>
    <w:rsid w:val="00F1320B"/>
    <w:rsid w:val="00F14657"/>
    <w:rsid w:val="00F24447"/>
    <w:rsid w:val="00F24B46"/>
    <w:rsid w:val="00F3030D"/>
    <w:rsid w:val="00F32187"/>
    <w:rsid w:val="00F33531"/>
    <w:rsid w:val="00F3354A"/>
    <w:rsid w:val="00F33ADF"/>
    <w:rsid w:val="00F40CB0"/>
    <w:rsid w:val="00F436A7"/>
    <w:rsid w:val="00F4460A"/>
    <w:rsid w:val="00F4461D"/>
    <w:rsid w:val="00F5014C"/>
    <w:rsid w:val="00F52B61"/>
    <w:rsid w:val="00F5499D"/>
    <w:rsid w:val="00F54F92"/>
    <w:rsid w:val="00F668B7"/>
    <w:rsid w:val="00F70461"/>
    <w:rsid w:val="00F71CE1"/>
    <w:rsid w:val="00F71D91"/>
    <w:rsid w:val="00F72116"/>
    <w:rsid w:val="00F75BDF"/>
    <w:rsid w:val="00F76BB8"/>
    <w:rsid w:val="00F83F7E"/>
    <w:rsid w:val="00F843BB"/>
    <w:rsid w:val="00F84CD7"/>
    <w:rsid w:val="00F87E0D"/>
    <w:rsid w:val="00F906B7"/>
    <w:rsid w:val="00F93820"/>
    <w:rsid w:val="00F9388D"/>
    <w:rsid w:val="00FA21E7"/>
    <w:rsid w:val="00FA35B5"/>
    <w:rsid w:val="00FA38F0"/>
    <w:rsid w:val="00FA69A3"/>
    <w:rsid w:val="00FB2956"/>
    <w:rsid w:val="00FB3696"/>
    <w:rsid w:val="00FB5E1C"/>
    <w:rsid w:val="00FB7315"/>
    <w:rsid w:val="00FB73F6"/>
    <w:rsid w:val="00FC1F8B"/>
    <w:rsid w:val="00FC3E4D"/>
    <w:rsid w:val="00FC4E3A"/>
    <w:rsid w:val="00FC5AB9"/>
    <w:rsid w:val="00FC6005"/>
    <w:rsid w:val="00FC770C"/>
    <w:rsid w:val="00FC7EB6"/>
    <w:rsid w:val="00FD458B"/>
    <w:rsid w:val="00FD67C5"/>
    <w:rsid w:val="00FE2148"/>
    <w:rsid w:val="00FE3002"/>
    <w:rsid w:val="00FE3889"/>
    <w:rsid w:val="00FE4406"/>
    <w:rsid w:val="00FE6D90"/>
    <w:rsid w:val="00FF0F0B"/>
    <w:rsid w:val="00FF26BD"/>
    <w:rsid w:val="00FF2776"/>
    <w:rsid w:val="00FF34A2"/>
    <w:rsid w:val="00FF45FD"/>
    <w:rsid w:val="00FF744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D0EED8"/>
  <w15:docId w15:val="{781DAE55-0C20-4ABD-BC91-71518E3B6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2BFA"/>
    <w:rPr>
      <w:rFonts w:ascii="Times New Roman" w:hAnsi="Times New Roman"/>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table" w:styleId="ListTable6Colourful">
    <w:name w:val="List Table 6 Colorful"/>
    <w:basedOn w:val="TableNormal"/>
    <w:uiPriority w:val="51"/>
    <w:rsid w:val="00D16C99"/>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D16C99"/>
    <w:pPr>
      <w:ind w:left="720"/>
      <w:contextualSpacing/>
    </w:pPr>
  </w:style>
  <w:style w:type="paragraph" w:styleId="CommentSubject">
    <w:name w:val="annotation subject"/>
    <w:basedOn w:val="CommentText"/>
    <w:next w:val="CommentText"/>
    <w:link w:val="CommentSubjectChar"/>
    <w:uiPriority w:val="99"/>
    <w:semiHidden/>
    <w:unhideWhenUsed/>
    <w:rsid w:val="00033D89"/>
    <w:rPr>
      <w:b/>
      <w:bCs/>
    </w:rPr>
  </w:style>
  <w:style w:type="character" w:customStyle="1" w:styleId="CommentSubjectChar">
    <w:name w:val="Comment Subject Char"/>
    <w:basedOn w:val="CommentTextChar"/>
    <w:link w:val="CommentSubject"/>
    <w:uiPriority w:val="99"/>
    <w:semiHidden/>
    <w:rsid w:val="00033D89"/>
    <w:rPr>
      <w:b/>
      <w:bCs/>
      <w:sz w:val="20"/>
      <w:szCs w:val="20"/>
    </w:rPr>
  </w:style>
  <w:style w:type="table" w:styleId="TableGrid">
    <w:name w:val="Table Grid"/>
    <w:basedOn w:val="TableNormal"/>
    <w:uiPriority w:val="39"/>
    <w:rsid w:val="00B808F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0317A"/>
    <w:rPr>
      <w:i/>
      <w:iCs/>
    </w:rPr>
  </w:style>
  <w:style w:type="character" w:customStyle="1" w:styleId="apple-converted-space">
    <w:name w:val="apple-converted-space"/>
    <w:basedOn w:val="DefaultParagraphFont"/>
    <w:rsid w:val="00F0317A"/>
  </w:style>
  <w:style w:type="paragraph" w:styleId="NormalWeb">
    <w:name w:val="Normal (Web)"/>
    <w:basedOn w:val="Normal"/>
    <w:uiPriority w:val="99"/>
    <w:unhideWhenUsed/>
    <w:rsid w:val="00B71B33"/>
    <w:pPr>
      <w:spacing w:before="100" w:beforeAutospacing="1" w:after="100" w:afterAutospacing="1" w:line="240" w:lineRule="auto"/>
    </w:pPr>
    <w:rPr>
      <w:rFonts w:eastAsia="Times New Roman" w:cs="Times New Roman"/>
      <w:sz w:val="24"/>
      <w:szCs w:val="24"/>
      <w:lang w:val="en-US" w:eastAsia="en-US"/>
    </w:rPr>
  </w:style>
  <w:style w:type="character" w:styleId="Strong">
    <w:name w:val="Strong"/>
    <w:basedOn w:val="DefaultParagraphFont"/>
    <w:uiPriority w:val="22"/>
    <w:qFormat/>
    <w:rsid w:val="00B71B33"/>
    <w:rPr>
      <w:b/>
      <w:bCs/>
    </w:rPr>
  </w:style>
  <w:style w:type="character" w:styleId="LineNumber">
    <w:name w:val="line number"/>
    <w:basedOn w:val="DefaultParagraphFont"/>
    <w:uiPriority w:val="99"/>
    <w:semiHidden/>
    <w:unhideWhenUsed/>
    <w:rsid w:val="00E30C41"/>
  </w:style>
  <w:style w:type="paragraph" w:styleId="Header">
    <w:name w:val="header"/>
    <w:basedOn w:val="Normal"/>
    <w:link w:val="HeaderChar"/>
    <w:uiPriority w:val="99"/>
    <w:unhideWhenUsed/>
    <w:rsid w:val="00E30C41"/>
    <w:pPr>
      <w:tabs>
        <w:tab w:val="center" w:pos="4513"/>
        <w:tab w:val="right" w:pos="9026"/>
      </w:tabs>
      <w:spacing w:line="240" w:lineRule="auto"/>
    </w:pPr>
  </w:style>
  <w:style w:type="character" w:customStyle="1" w:styleId="HeaderChar">
    <w:name w:val="Header Char"/>
    <w:basedOn w:val="DefaultParagraphFont"/>
    <w:link w:val="Header"/>
    <w:uiPriority w:val="99"/>
    <w:rsid w:val="00E30C41"/>
  </w:style>
  <w:style w:type="paragraph" w:styleId="Footer">
    <w:name w:val="footer"/>
    <w:basedOn w:val="Normal"/>
    <w:link w:val="FooterChar"/>
    <w:uiPriority w:val="99"/>
    <w:unhideWhenUsed/>
    <w:rsid w:val="00E30C41"/>
    <w:pPr>
      <w:tabs>
        <w:tab w:val="center" w:pos="4513"/>
        <w:tab w:val="right" w:pos="9026"/>
      </w:tabs>
      <w:spacing w:line="240" w:lineRule="auto"/>
    </w:pPr>
  </w:style>
  <w:style w:type="character" w:customStyle="1" w:styleId="FooterChar">
    <w:name w:val="Footer Char"/>
    <w:basedOn w:val="DefaultParagraphFont"/>
    <w:link w:val="Footer"/>
    <w:uiPriority w:val="99"/>
    <w:rsid w:val="00E30C41"/>
  </w:style>
  <w:style w:type="paragraph" w:styleId="BalloonText">
    <w:name w:val="Balloon Text"/>
    <w:basedOn w:val="Normal"/>
    <w:link w:val="BalloonTextChar"/>
    <w:uiPriority w:val="99"/>
    <w:semiHidden/>
    <w:unhideWhenUsed/>
    <w:rsid w:val="00B1375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3758"/>
    <w:rPr>
      <w:rFonts w:ascii="Segoe UI" w:hAnsi="Segoe UI" w:cs="Segoe UI"/>
      <w:sz w:val="18"/>
      <w:szCs w:val="18"/>
    </w:rPr>
  </w:style>
  <w:style w:type="paragraph" w:styleId="Revision">
    <w:name w:val="Revision"/>
    <w:hidden/>
    <w:uiPriority w:val="99"/>
    <w:semiHidden/>
    <w:rsid w:val="0075017A"/>
    <w:pPr>
      <w:spacing w:line="240" w:lineRule="auto"/>
    </w:pPr>
    <w:rPr>
      <w:rFonts w:ascii="Times New Roman" w:hAnsi="Times New Roman"/>
    </w:rPr>
  </w:style>
  <w:style w:type="paragraph" w:customStyle="1" w:styleId="pb-2">
    <w:name w:val="pb-2"/>
    <w:basedOn w:val="Normal"/>
    <w:rsid w:val="0079052B"/>
    <w:pPr>
      <w:spacing w:before="100" w:beforeAutospacing="1" w:after="100" w:afterAutospacing="1" w:line="240" w:lineRule="auto"/>
    </w:pPr>
    <w:rPr>
      <w:rFonts w:eastAsia="Times New Roman" w:cs="Times New Roman"/>
      <w:sz w:val="24"/>
      <w:szCs w:val="24"/>
      <w:lang w:val="en-US" w:eastAsia="en-US"/>
    </w:rPr>
  </w:style>
  <w:style w:type="character" w:customStyle="1" w:styleId="issue-underline">
    <w:name w:val="issue-underline"/>
    <w:basedOn w:val="DefaultParagraphFont"/>
    <w:rsid w:val="0079052B"/>
  </w:style>
  <w:style w:type="character" w:customStyle="1" w:styleId="cf01">
    <w:name w:val="cf01"/>
    <w:basedOn w:val="DefaultParagraphFont"/>
    <w:rsid w:val="009405A5"/>
    <w:rPr>
      <w:rFonts w:ascii="Segoe UI" w:hAnsi="Segoe UI" w:cs="Segoe UI" w:hint="default"/>
      <w:sz w:val="18"/>
      <w:szCs w:val="18"/>
    </w:rPr>
  </w:style>
  <w:style w:type="character" w:styleId="Hyperlink">
    <w:name w:val="Hyperlink"/>
    <w:basedOn w:val="DefaultParagraphFont"/>
    <w:uiPriority w:val="99"/>
    <w:unhideWhenUsed/>
    <w:rsid w:val="00BE5268"/>
    <w:rPr>
      <w:color w:val="0000FF" w:themeColor="hyperlink"/>
      <w:u w:val="single"/>
    </w:rPr>
  </w:style>
  <w:style w:type="character" w:styleId="UnresolvedMention">
    <w:name w:val="Unresolved Mention"/>
    <w:basedOn w:val="DefaultParagraphFont"/>
    <w:uiPriority w:val="99"/>
    <w:semiHidden/>
    <w:unhideWhenUsed/>
    <w:rsid w:val="00BE52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07151">
      <w:bodyDiv w:val="1"/>
      <w:marLeft w:val="0"/>
      <w:marRight w:val="0"/>
      <w:marTop w:val="0"/>
      <w:marBottom w:val="0"/>
      <w:divBdr>
        <w:top w:val="none" w:sz="0" w:space="0" w:color="auto"/>
        <w:left w:val="none" w:sz="0" w:space="0" w:color="auto"/>
        <w:bottom w:val="none" w:sz="0" w:space="0" w:color="auto"/>
        <w:right w:val="none" w:sz="0" w:space="0" w:color="auto"/>
      </w:divBdr>
    </w:div>
    <w:div w:id="263927260">
      <w:bodyDiv w:val="1"/>
      <w:marLeft w:val="0"/>
      <w:marRight w:val="0"/>
      <w:marTop w:val="0"/>
      <w:marBottom w:val="0"/>
      <w:divBdr>
        <w:top w:val="none" w:sz="0" w:space="0" w:color="auto"/>
        <w:left w:val="none" w:sz="0" w:space="0" w:color="auto"/>
        <w:bottom w:val="none" w:sz="0" w:space="0" w:color="auto"/>
        <w:right w:val="none" w:sz="0" w:space="0" w:color="auto"/>
      </w:divBdr>
    </w:div>
    <w:div w:id="309680002">
      <w:bodyDiv w:val="1"/>
      <w:marLeft w:val="0"/>
      <w:marRight w:val="0"/>
      <w:marTop w:val="0"/>
      <w:marBottom w:val="0"/>
      <w:divBdr>
        <w:top w:val="none" w:sz="0" w:space="0" w:color="auto"/>
        <w:left w:val="none" w:sz="0" w:space="0" w:color="auto"/>
        <w:bottom w:val="none" w:sz="0" w:space="0" w:color="auto"/>
        <w:right w:val="none" w:sz="0" w:space="0" w:color="auto"/>
      </w:divBdr>
    </w:div>
    <w:div w:id="390885538">
      <w:bodyDiv w:val="1"/>
      <w:marLeft w:val="0"/>
      <w:marRight w:val="0"/>
      <w:marTop w:val="0"/>
      <w:marBottom w:val="0"/>
      <w:divBdr>
        <w:top w:val="none" w:sz="0" w:space="0" w:color="auto"/>
        <w:left w:val="none" w:sz="0" w:space="0" w:color="auto"/>
        <w:bottom w:val="none" w:sz="0" w:space="0" w:color="auto"/>
        <w:right w:val="none" w:sz="0" w:space="0" w:color="auto"/>
      </w:divBdr>
    </w:div>
    <w:div w:id="568199975">
      <w:bodyDiv w:val="1"/>
      <w:marLeft w:val="0"/>
      <w:marRight w:val="0"/>
      <w:marTop w:val="0"/>
      <w:marBottom w:val="0"/>
      <w:divBdr>
        <w:top w:val="none" w:sz="0" w:space="0" w:color="auto"/>
        <w:left w:val="none" w:sz="0" w:space="0" w:color="auto"/>
        <w:bottom w:val="none" w:sz="0" w:space="0" w:color="auto"/>
        <w:right w:val="none" w:sz="0" w:space="0" w:color="auto"/>
      </w:divBdr>
      <w:divsChild>
        <w:div w:id="56174467">
          <w:marLeft w:val="547"/>
          <w:marRight w:val="0"/>
          <w:marTop w:val="0"/>
          <w:marBottom w:val="0"/>
          <w:divBdr>
            <w:top w:val="none" w:sz="0" w:space="0" w:color="auto"/>
            <w:left w:val="none" w:sz="0" w:space="0" w:color="auto"/>
            <w:bottom w:val="none" w:sz="0" w:space="0" w:color="auto"/>
            <w:right w:val="none" w:sz="0" w:space="0" w:color="auto"/>
          </w:divBdr>
        </w:div>
        <w:div w:id="63914098">
          <w:marLeft w:val="547"/>
          <w:marRight w:val="0"/>
          <w:marTop w:val="0"/>
          <w:marBottom w:val="0"/>
          <w:divBdr>
            <w:top w:val="none" w:sz="0" w:space="0" w:color="auto"/>
            <w:left w:val="none" w:sz="0" w:space="0" w:color="auto"/>
            <w:bottom w:val="none" w:sz="0" w:space="0" w:color="auto"/>
            <w:right w:val="none" w:sz="0" w:space="0" w:color="auto"/>
          </w:divBdr>
        </w:div>
        <w:div w:id="256522417">
          <w:marLeft w:val="547"/>
          <w:marRight w:val="0"/>
          <w:marTop w:val="0"/>
          <w:marBottom w:val="0"/>
          <w:divBdr>
            <w:top w:val="none" w:sz="0" w:space="0" w:color="auto"/>
            <w:left w:val="none" w:sz="0" w:space="0" w:color="auto"/>
            <w:bottom w:val="none" w:sz="0" w:space="0" w:color="auto"/>
            <w:right w:val="none" w:sz="0" w:space="0" w:color="auto"/>
          </w:divBdr>
        </w:div>
        <w:div w:id="321588797">
          <w:marLeft w:val="547"/>
          <w:marRight w:val="0"/>
          <w:marTop w:val="0"/>
          <w:marBottom w:val="0"/>
          <w:divBdr>
            <w:top w:val="none" w:sz="0" w:space="0" w:color="auto"/>
            <w:left w:val="none" w:sz="0" w:space="0" w:color="auto"/>
            <w:bottom w:val="none" w:sz="0" w:space="0" w:color="auto"/>
            <w:right w:val="none" w:sz="0" w:space="0" w:color="auto"/>
          </w:divBdr>
        </w:div>
        <w:div w:id="379981007">
          <w:marLeft w:val="547"/>
          <w:marRight w:val="0"/>
          <w:marTop w:val="0"/>
          <w:marBottom w:val="0"/>
          <w:divBdr>
            <w:top w:val="none" w:sz="0" w:space="0" w:color="auto"/>
            <w:left w:val="none" w:sz="0" w:space="0" w:color="auto"/>
            <w:bottom w:val="none" w:sz="0" w:space="0" w:color="auto"/>
            <w:right w:val="none" w:sz="0" w:space="0" w:color="auto"/>
          </w:divBdr>
        </w:div>
        <w:div w:id="470484903">
          <w:marLeft w:val="547"/>
          <w:marRight w:val="0"/>
          <w:marTop w:val="0"/>
          <w:marBottom w:val="0"/>
          <w:divBdr>
            <w:top w:val="none" w:sz="0" w:space="0" w:color="auto"/>
            <w:left w:val="none" w:sz="0" w:space="0" w:color="auto"/>
            <w:bottom w:val="none" w:sz="0" w:space="0" w:color="auto"/>
            <w:right w:val="none" w:sz="0" w:space="0" w:color="auto"/>
          </w:divBdr>
        </w:div>
        <w:div w:id="566376892">
          <w:marLeft w:val="547"/>
          <w:marRight w:val="0"/>
          <w:marTop w:val="0"/>
          <w:marBottom w:val="0"/>
          <w:divBdr>
            <w:top w:val="none" w:sz="0" w:space="0" w:color="auto"/>
            <w:left w:val="none" w:sz="0" w:space="0" w:color="auto"/>
            <w:bottom w:val="none" w:sz="0" w:space="0" w:color="auto"/>
            <w:right w:val="none" w:sz="0" w:space="0" w:color="auto"/>
          </w:divBdr>
        </w:div>
        <w:div w:id="1108355981">
          <w:marLeft w:val="547"/>
          <w:marRight w:val="0"/>
          <w:marTop w:val="0"/>
          <w:marBottom w:val="0"/>
          <w:divBdr>
            <w:top w:val="none" w:sz="0" w:space="0" w:color="auto"/>
            <w:left w:val="none" w:sz="0" w:space="0" w:color="auto"/>
            <w:bottom w:val="none" w:sz="0" w:space="0" w:color="auto"/>
            <w:right w:val="none" w:sz="0" w:space="0" w:color="auto"/>
          </w:divBdr>
        </w:div>
        <w:div w:id="1144666347">
          <w:marLeft w:val="547"/>
          <w:marRight w:val="0"/>
          <w:marTop w:val="0"/>
          <w:marBottom w:val="0"/>
          <w:divBdr>
            <w:top w:val="none" w:sz="0" w:space="0" w:color="auto"/>
            <w:left w:val="none" w:sz="0" w:space="0" w:color="auto"/>
            <w:bottom w:val="none" w:sz="0" w:space="0" w:color="auto"/>
            <w:right w:val="none" w:sz="0" w:space="0" w:color="auto"/>
          </w:divBdr>
        </w:div>
        <w:div w:id="1171021786">
          <w:marLeft w:val="547"/>
          <w:marRight w:val="0"/>
          <w:marTop w:val="0"/>
          <w:marBottom w:val="0"/>
          <w:divBdr>
            <w:top w:val="none" w:sz="0" w:space="0" w:color="auto"/>
            <w:left w:val="none" w:sz="0" w:space="0" w:color="auto"/>
            <w:bottom w:val="none" w:sz="0" w:space="0" w:color="auto"/>
            <w:right w:val="none" w:sz="0" w:space="0" w:color="auto"/>
          </w:divBdr>
        </w:div>
        <w:div w:id="1196041784">
          <w:marLeft w:val="547"/>
          <w:marRight w:val="0"/>
          <w:marTop w:val="0"/>
          <w:marBottom w:val="0"/>
          <w:divBdr>
            <w:top w:val="none" w:sz="0" w:space="0" w:color="auto"/>
            <w:left w:val="none" w:sz="0" w:space="0" w:color="auto"/>
            <w:bottom w:val="none" w:sz="0" w:space="0" w:color="auto"/>
            <w:right w:val="none" w:sz="0" w:space="0" w:color="auto"/>
          </w:divBdr>
        </w:div>
        <w:div w:id="2016378390">
          <w:marLeft w:val="547"/>
          <w:marRight w:val="0"/>
          <w:marTop w:val="0"/>
          <w:marBottom w:val="0"/>
          <w:divBdr>
            <w:top w:val="none" w:sz="0" w:space="0" w:color="auto"/>
            <w:left w:val="none" w:sz="0" w:space="0" w:color="auto"/>
            <w:bottom w:val="none" w:sz="0" w:space="0" w:color="auto"/>
            <w:right w:val="none" w:sz="0" w:space="0" w:color="auto"/>
          </w:divBdr>
        </w:div>
      </w:divsChild>
    </w:div>
    <w:div w:id="782726960">
      <w:bodyDiv w:val="1"/>
      <w:marLeft w:val="0"/>
      <w:marRight w:val="0"/>
      <w:marTop w:val="0"/>
      <w:marBottom w:val="0"/>
      <w:divBdr>
        <w:top w:val="none" w:sz="0" w:space="0" w:color="auto"/>
        <w:left w:val="none" w:sz="0" w:space="0" w:color="auto"/>
        <w:bottom w:val="none" w:sz="0" w:space="0" w:color="auto"/>
        <w:right w:val="none" w:sz="0" w:space="0" w:color="auto"/>
      </w:divBdr>
      <w:divsChild>
        <w:div w:id="524711982">
          <w:marLeft w:val="0"/>
          <w:marRight w:val="0"/>
          <w:marTop w:val="0"/>
          <w:marBottom w:val="0"/>
          <w:divBdr>
            <w:top w:val="none" w:sz="0" w:space="0" w:color="auto"/>
            <w:left w:val="none" w:sz="0" w:space="0" w:color="auto"/>
            <w:bottom w:val="none" w:sz="0" w:space="0" w:color="auto"/>
            <w:right w:val="none" w:sz="0" w:space="0" w:color="auto"/>
          </w:divBdr>
          <w:divsChild>
            <w:div w:id="178273322">
              <w:marLeft w:val="0"/>
              <w:marRight w:val="0"/>
              <w:marTop w:val="0"/>
              <w:marBottom w:val="0"/>
              <w:divBdr>
                <w:top w:val="none" w:sz="0" w:space="0" w:color="auto"/>
                <w:left w:val="none" w:sz="0" w:space="0" w:color="auto"/>
                <w:bottom w:val="none" w:sz="0" w:space="0" w:color="auto"/>
                <w:right w:val="none" w:sz="0" w:space="0" w:color="auto"/>
              </w:divBdr>
              <w:divsChild>
                <w:div w:id="567421912">
                  <w:marLeft w:val="0"/>
                  <w:marRight w:val="0"/>
                  <w:marTop w:val="0"/>
                  <w:marBottom w:val="0"/>
                  <w:divBdr>
                    <w:top w:val="none" w:sz="0" w:space="0" w:color="auto"/>
                    <w:left w:val="none" w:sz="0" w:space="0" w:color="auto"/>
                    <w:bottom w:val="none" w:sz="0" w:space="0" w:color="auto"/>
                    <w:right w:val="none" w:sz="0" w:space="0" w:color="auto"/>
                  </w:divBdr>
                  <w:divsChild>
                    <w:div w:id="136578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021639">
      <w:bodyDiv w:val="1"/>
      <w:marLeft w:val="0"/>
      <w:marRight w:val="0"/>
      <w:marTop w:val="0"/>
      <w:marBottom w:val="0"/>
      <w:divBdr>
        <w:top w:val="none" w:sz="0" w:space="0" w:color="auto"/>
        <w:left w:val="none" w:sz="0" w:space="0" w:color="auto"/>
        <w:bottom w:val="none" w:sz="0" w:space="0" w:color="auto"/>
        <w:right w:val="none" w:sz="0" w:space="0" w:color="auto"/>
      </w:divBdr>
    </w:div>
    <w:div w:id="977077811">
      <w:bodyDiv w:val="1"/>
      <w:marLeft w:val="0"/>
      <w:marRight w:val="0"/>
      <w:marTop w:val="0"/>
      <w:marBottom w:val="0"/>
      <w:divBdr>
        <w:top w:val="none" w:sz="0" w:space="0" w:color="auto"/>
        <w:left w:val="none" w:sz="0" w:space="0" w:color="auto"/>
        <w:bottom w:val="none" w:sz="0" w:space="0" w:color="auto"/>
        <w:right w:val="none" w:sz="0" w:space="0" w:color="auto"/>
      </w:divBdr>
    </w:div>
    <w:div w:id="1182623445">
      <w:bodyDiv w:val="1"/>
      <w:marLeft w:val="0"/>
      <w:marRight w:val="0"/>
      <w:marTop w:val="0"/>
      <w:marBottom w:val="0"/>
      <w:divBdr>
        <w:top w:val="none" w:sz="0" w:space="0" w:color="auto"/>
        <w:left w:val="none" w:sz="0" w:space="0" w:color="auto"/>
        <w:bottom w:val="none" w:sz="0" w:space="0" w:color="auto"/>
        <w:right w:val="none" w:sz="0" w:space="0" w:color="auto"/>
      </w:divBdr>
    </w:div>
    <w:div w:id="1247499707">
      <w:bodyDiv w:val="1"/>
      <w:marLeft w:val="0"/>
      <w:marRight w:val="0"/>
      <w:marTop w:val="0"/>
      <w:marBottom w:val="0"/>
      <w:divBdr>
        <w:top w:val="none" w:sz="0" w:space="0" w:color="auto"/>
        <w:left w:val="none" w:sz="0" w:space="0" w:color="auto"/>
        <w:bottom w:val="none" w:sz="0" w:space="0" w:color="auto"/>
        <w:right w:val="none" w:sz="0" w:space="0" w:color="auto"/>
      </w:divBdr>
    </w:div>
    <w:div w:id="1250038021">
      <w:bodyDiv w:val="1"/>
      <w:marLeft w:val="0"/>
      <w:marRight w:val="0"/>
      <w:marTop w:val="0"/>
      <w:marBottom w:val="0"/>
      <w:divBdr>
        <w:top w:val="none" w:sz="0" w:space="0" w:color="auto"/>
        <w:left w:val="none" w:sz="0" w:space="0" w:color="auto"/>
        <w:bottom w:val="none" w:sz="0" w:space="0" w:color="auto"/>
        <w:right w:val="none" w:sz="0" w:space="0" w:color="auto"/>
      </w:divBdr>
    </w:div>
    <w:div w:id="1295254561">
      <w:bodyDiv w:val="1"/>
      <w:marLeft w:val="0"/>
      <w:marRight w:val="0"/>
      <w:marTop w:val="0"/>
      <w:marBottom w:val="0"/>
      <w:divBdr>
        <w:top w:val="none" w:sz="0" w:space="0" w:color="auto"/>
        <w:left w:val="none" w:sz="0" w:space="0" w:color="auto"/>
        <w:bottom w:val="none" w:sz="0" w:space="0" w:color="auto"/>
        <w:right w:val="none" w:sz="0" w:space="0" w:color="auto"/>
      </w:divBdr>
    </w:div>
    <w:div w:id="1434941041">
      <w:bodyDiv w:val="1"/>
      <w:marLeft w:val="0"/>
      <w:marRight w:val="0"/>
      <w:marTop w:val="0"/>
      <w:marBottom w:val="0"/>
      <w:divBdr>
        <w:top w:val="none" w:sz="0" w:space="0" w:color="auto"/>
        <w:left w:val="none" w:sz="0" w:space="0" w:color="auto"/>
        <w:bottom w:val="none" w:sz="0" w:space="0" w:color="auto"/>
        <w:right w:val="none" w:sz="0" w:space="0" w:color="auto"/>
      </w:divBdr>
    </w:div>
    <w:div w:id="1440299603">
      <w:bodyDiv w:val="1"/>
      <w:marLeft w:val="0"/>
      <w:marRight w:val="0"/>
      <w:marTop w:val="0"/>
      <w:marBottom w:val="0"/>
      <w:divBdr>
        <w:top w:val="none" w:sz="0" w:space="0" w:color="auto"/>
        <w:left w:val="none" w:sz="0" w:space="0" w:color="auto"/>
        <w:bottom w:val="none" w:sz="0" w:space="0" w:color="auto"/>
        <w:right w:val="none" w:sz="0" w:space="0" w:color="auto"/>
      </w:divBdr>
    </w:div>
    <w:div w:id="1448236539">
      <w:bodyDiv w:val="1"/>
      <w:marLeft w:val="0"/>
      <w:marRight w:val="0"/>
      <w:marTop w:val="0"/>
      <w:marBottom w:val="0"/>
      <w:divBdr>
        <w:top w:val="none" w:sz="0" w:space="0" w:color="auto"/>
        <w:left w:val="none" w:sz="0" w:space="0" w:color="auto"/>
        <w:bottom w:val="none" w:sz="0" w:space="0" w:color="auto"/>
        <w:right w:val="none" w:sz="0" w:space="0" w:color="auto"/>
      </w:divBdr>
      <w:divsChild>
        <w:div w:id="1599947843">
          <w:marLeft w:val="0"/>
          <w:marRight w:val="0"/>
          <w:marTop w:val="0"/>
          <w:marBottom w:val="0"/>
          <w:divBdr>
            <w:top w:val="none" w:sz="0" w:space="0" w:color="auto"/>
            <w:left w:val="none" w:sz="0" w:space="0" w:color="auto"/>
            <w:bottom w:val="none" w:sz="0" w:space="0" w:color="auto"/>
            <w:right w:val="none" w:sz="0" w:space="0" w:color="auto"/>
          </w:divBdr>
          <w:divsChild>
            <w:div w:id="1940403560">
              <w:marLeft w:val="0"/>
              <w:marRight w:val="0"/>
              <w:marTop w:val="0"/>
              <w:marBottom w:val="0"/>
              <w:divBdr>
                <w:top w:val="none" w:sz="0" w:space="0" w:color="auto"/>
                <w:left w:val="none" w:sz="0" w:space="0" w:color="auto"/>
                <w:bottom w:val="none" w:sz="0" w:space="0" w:color="auto"/>
                <w:right w:val="none" w:sz="0" w:space="0" w:color="auto"/>
              </w:divBdr>
              <w:divsChild>
                <w:div w:id="82732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71520">
      <w:bodyDiv w:val="1"/>
      <w:marLeft w:val="0"/>
      <w:marRight w:val="0"/>
      <w:marTop w:val="0"/>
      <w:marBottom w:val="0"/>
      <w:divBdr>
        <w:top w:val="none" w:sz="0" w:space="0" w:color="auto"/>
        <w:left w:val="none" w:sz="0" w:space="0" w:color="auto"/>
        <w:bottom w:val="none" w:sz="0" w:space="0" w:color="auto"/>
        <w:right w:val="none" w:sz="0" w:space="0" w:color="auto"/>
      </w:divBdr>
    </w:div>
    <w:div w:id="1593930539">
      <w:bodyDiv w:val="1"/>
      <w:marLeft w:val="0"/>
      <w:marRight w:val="0"/>
      <w:marTop w:val="0"/>
      <w:marBottom w:val="0"/>
      <w:divBdr>
        <w:top w:val="none" w:sz="0" w:space="0" w:color="auto"/>
        <w:left w:val="none" w:sz="0" w:space="0" w:color="auto"/>
        <w:bottom w:val="none" w:sz="0" w:space="0" w:color="auto"/>
        <w:right w:val="none" w:sz="0" w:space="0" w:color="auto"/>
      </w:divBdr>
    </w:div>
    <w:div w:id="2006545909">
      <w:bodyDiv w:val="1"/>
      <w:marLeft w:val="0"/>
      <w:marRight w:val="0"/>
      <w:marTop w:val="0"/>
      <w:marBottom w:val="0"/>
      <w:divBdr>
        <w:top w:val="none" w:sz="0" w:space="0" w:color="auto"/>
        <w:left w:val="none" w:sz="0" w:space="0" w:color="auto"/>
        <w:bottom w:val="none" w:sz="0" w:space="0" w:color="auto"/>
        <w:right w:val="none" w:sz="0" w:space="0" w:color="auto"/>
      </w:divBdr>
    </w:div>
    <w:div w:id="2008169765">
      <w:bodyDiv w:val="1"/>
      <w:marLeft w:val="0"/>
      <w:marRight w:val="0"/>
      <w:marTop w:val="0"/>
      <w:marBottom w:val="0"/>
      <w:divBdr>
        <w:top w:val="none" w:sz="0" w:space="0" w:color="auto"/>
        <w:left w:val="none" w:sz="0" w:space="0" w:color="auto"/>
        <w:bottom w:val="none" w:sz="0" w:space="0" w:color="auto"/>
        <w:right w:val="none" w:sz="0" w:space="0" w:color="auto"/>
      </w:divBdr>
    </w:div>
    <w:div w:id="2054574901">
      <w:bodyDiv w:val="1"/>
      <w:marLeft w:val="0"/>
      <w:marRight w:val="0"/>
      <w:marTop w:val="0"/>
      <w:marBottom w:val="0"/>
      <w:divBdr>
        <w:top w:val="none" w:sz="0" w:space="0" w:color="auto"/>
        <w:left w:val="none" w:sz="0" w:space="0" w:color="auto"/>
        <w:bottom w:val="none" w:sz="0" w:space="0" w:color="auto"/>
        <w:right w:val="none" w:sz="0" w:space="0" w:color="auto"/>
      </w:divBdr>
      <w:divsChild>
        <w:div w:id="172108993">
          <w:marLeft w:val="0"/>
          <w:marRight w:val="0"/>
          <w:marTop w:val="0"/>
          <w:marBottom w:val="0"/>
          <w:divBdr>
            <w:top w:val="none" w:sz="0" w:space="0" w:color="auto"/>
            <w:left w:val="none" w:sz="0" w:space="0" w:color="auto"/>
            <w:bottom w:val="none" w:sz="0" w:space="0" w:color="auto"/>
            <w:right w:val="none" w:sz="0" w:space="0" w:color="auto"/>
          </w:divBdr>
          <w:divsChild>
            <w:div w:id="1831557206">
              <w:marLeft w:val="0"/>
              <w:marRight w:val="0"/>
              <w:marTop w:val="0"/>
              <w:marBottom w:val="0"/>
              <w:divBdr>
                <w:top w:val="none" w:sz="0" w:space="0" w:color="auto"/>
                <w:left w:val="none" w:sz="0" w:space="0" w:color="auto"/>
                <w:bottom w:val="none" w:sz="0" w:space="0" w:color="auto"/>
                <w:right w:val="none" w:sz="0" w:space="0" w:color="auto"/>
              </w:divBdr>
              <w:divsChild>
                <w:div w:id="79640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012889">
      <w:bodyDiv w:val="1"/>
      <w:marLeft w:val="0"/>
      <w:marRight w:val="0"/>
      <w:marTop w:val="0"/>
      <w:marBottom w:val="0"/>
      <w:divBdr>
        <w:top w:val="none" w:sz="0" w:space="0" w:color="auto"/>
        <w:left w:val="none" w:sz="0" w:space="0" w:color="auto"/>
        <w:bottom w:val="none" w:sz="0" w:space="0" w:color="auto"/>
        <w:right w:val="none" w:sz="0" w:space="0" w:color="auto"/>
      </w:divBdr>
      <w:divsChild>
        <w:div w:id="227499645">
          <w:marLeft w:val="0"/>
          <w:marRight w:val="0"/>
          <w:marTop w:val="0"/>
          <w:marBottom w:val="0"/>
          <w:divBdr>
            <w:top w:val="none" w:sz="0" w:space="0" w:color="auto"/>
            <w:left w:val="none" w:sz="0" w:space="0" w:color="auto"/>
            <w:bottom w:val="none" w:sz="0" w:space="0" w:color="auto"/>
            <w:right w:val="none" w:sz="0" w:space="0" w:color="auto"/>
          </w:divBdr>
          <w:divsChild>
            <w:div w:id="46028606">
              <w:marLeft w:val="0"/>
              <w:marRight w:val="0"/>
              <w:marTop w:val="0"/>
              <w:marBottom w:val="0"/>
              <w:divBdr>
                <w:top w:val="none" w:sz="0" w:space="0" w:color="auto"/>
                <w:left w:val="none" w:sz="0" w:space="0" w:color="auto"/>
                <w:bottom w:val="none" w:sz="0" w:space="0" w:color="auto"/>
                <w:right w:val="none" w:sz="0" w:space="0" w:color="auto"/>
              </w:divBdr>
              <w:divsChild>
                <w:div w:id="203935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895886">
      <w:bodyDiv w:val="1"/>
      <w:marLeft w:val="0"/>
      <w:marRight w:val="0"/>
      <w:marTop w:val="0"/>
      <w:marBottom w:val="0"/>
      <w:divBdr>
        <w:top w:val="none" w:sz="0" w:space="0" w:color="auto"/>
        <w:left w:val="none" w:sz="0" w:space="0" w:color="auto"/>
        <w:bottom w:val="none" w:sz="0" w:space="0" w:color="auto"/>
        <w:right w:val="none" w:sz="0" w:space="0" w:color="auto"/>
      </w:divBdr>
    </w:div>
    <w:div w:id="2101025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hyperlink" Target="https://github.com/StephDag/OneEarth_2022_Climate_MPAs_WIO" TargetMode="External"/><Relationship Id="rId1" Type="http://schemas.openxmlformats.org/officeDocument/2006/relationships/image" Target="media/image1.png"/><Relationship Id="rId5" Type="http://schemas.openxmlformats.org/officeDocument/2006/relationships/image" Target="media/image7.png"/><Relationship Id="rId4" Type="http://schemas.openxmlformats.org/officeDocument/2006/relationships/hyperlink" Target="https://www.usinflationcalculator.com/"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hyperlink" Target="https://doi.org/10.1787/55ea1cc9-en"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doi.org/10.34892/1411-w728" TargetMode="External"/><Relationship Id="rId2" Type="http://schemas.openxmlformats.org/officeDocument/2006/relationships/numbering" Target="numbering.xml"/><Relationship Id="rId16" Type="http://schemas.openxmlformats.org/officeDocument/2006/relationships/hyperlink" Target="https://doi.org/10.1007/s00338-019-01844-2"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dx.doi.org/10.1038/nclimate1666" TargetMode="External"/><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hyperlink" Target="https://doi.org/10.1787/9e2e1412-en"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tif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B2399B-7D60-224B-816E-056B67FC4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2325</TotalTime>
  <Pages>26</Pages>
  <Words>6107</Words>
  <Characters>34812</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Ernest Frimpong Asamoah</dc:creator>
  <cp:keywords/>
  <dc:description/>
  <cp:lastModifiedBy>DrEFA</cp:lastModifiedBy>
  <cp:revision>114</cp:revision>
  <cp:lastPrinted>2023-03-07T01:14:00Z</cp:lastPrinted>
  <dcterms:created xsi:type="dcterms:W3CDTF">2023-04-27T02:20:00Z</dcterms:created>
  <dcterms:modified xsi:type="dcterms:W3CDTF">2023-05-17T06:43:00Z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fd3db17fe82510b7d03c64ccf00cf0d0e12b7209a706b936b93e921a1e088372</vt:lpwstr>
  </property>
</Properties>
</file>